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13FF1C">
      <w:pPr>
        <w:spacing w:before="312" w:beforeLines="100" w:after="312" w:afterLines="100"/>
        <w:jc w:val="center"/>
        <w:rPr>
          <w:rFonts w:ascii="Times New Roman" w:hAnsi="Times New Roman" w:cs="Times New Roman" w:eastAsiaTheme="majorEastAsia"/>
          <w:b/>
          <w:bCs/>
          <w:sz w:val="32"/>
          <w:szCs w:val="32"/>
        </w:rPr>
      </w:pPr>
      <w:r>
        <w:rPr>
          <w:rFonts w:ascii="Times New Roman" w:hAnsi="Times New Roman" w:cs="Times New Roman" w:eastAsiaTheme="majorEastAsia"/>
          <w:b/>
          <w:bCs/>
          <w:sz w:val="32"/>
          <w:szCs w:val="32"/>
        </w:rPr>
        <w:t>SPE随机动点</w:t>
      </w:r>
      <w:r>
        <w:rPr>
          <w:rFonts w:hint="eastAsia" w:ascii="Times New Roman" w:hAnsi="Times New Roman" w:cs="Times New Roman" w:eastAsiaTheme="majorEastAsia"/>
          <w:b/>
          <w:bCs/>
          <w:sz w:val="32"/>
          <w:szCs w:val="32"/>
        </w:rPr>
        <w:t>的资源理性分析</w:t>
      </w:r>
      <w:r>
        <w:rPr>
          <w:rFonts w:ascii="Times New Roman" w:hAnsi="Times New Roman" w:cs="Times New Roman" w:eastAsiaTheme="majorEastAsia"/>
          <w:b/>
          <w:bCs/>
          <w:sz w:val="32"/>
          <w:szCs w:val="32"/>
        </w:rPr>
        <w:t>问卷</w:t>
      </w:r>
    </w:p>
    <w:p w14:paraId="38AFADE5">
      <w:pPr>
        <w:ind w:firstLine="560" w:firstLineChars="200"/>
        <w:jc w:val="left"/>
        <w:rPr>
          <w:rFonts w:ascii="Times New Roman" w:hAnsi="Times New Roman" w:cs="Times New Roman"/>
          <w:sz w:val="28"/>
          <w:szCs w:val="28"/>
        </w:rPr>
      </w:pPr>
      <w:commentRangeStart w:id="0"/>
      <w:commentRangeStart w:id="1"/>
      <w:r>
        <w:rPr>
          <w:rFonts w:ascii="Times New Roman" w:hAnsi="Times New Roman" w:cs="Times New Roman"/>
          <w:sz w:val="28"/>
          <w:szCs w:val="28"/>
        </w:rPr>
        <w:t>目的：本问卷是基于Lieder &amp; Griffiths (2020) 关于资源理性分析的理论进行询问。根据该理论，人们是基于有限的认知资源，在环境的限制下从而做出理性的决策。</w:t>
      </w:r>
    </w:p>
    <w:p w14:paraId="165B9597">
      <w:pPr>
        <w:ind w:firstLine="560" w:firstLineChars="20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认知资源包含人类神经系统构成的限制，如工作记忆的容量、运动速度等；</w:t>
      </w:r>
    </w:p>
    <w:p w14:paraId="4E652737">
      <w:pPr>
        <w:ind w:firstLine="560" w:firstLineChars="20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环境限制则主要由外界构，包括可以获得信息等；但环境也可能包括有利因素，比较可以帮助决策的线索等。</w:t>
      </w:r>
    </w:p>
    <w:p w14:paraId="5CD89FBB">
      <w:pPr>
        <w:ind w:firstLine="560" w:firstLineChars="20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此外，主观因素也可能起作用，基于不同的动机与目标，被试可能采用不同的</w:t>
      </w:r>
      <w:commentRangeStart w:id="2"/>
      <w:commentRangeStart w:id="3"/>
      <w:r>
        <w:rPr>
          <w:rFonts w:ascii="Times New Roman" w:hAnsi="Times New Roman" w:cs="Times New Roman"/>
          <w:sz w:val="28"/>
          <w:szCs w:val="28"/>
        </w:rPr>
        <w:t>策略</w:t>
      </w:r>
      <w:commentRangeEnd w:id="2"/>
      <w:r>
        <w:rPr>
          <w:rStyle w:val="19"/>
          <w:rFonts w:ascii="Times New Roman" w:hAnsi="Times New Roman" w:cs="Times New Roman"/>
          <w:sz w:val="28"/>
          <w:szCs w:val="28"/>
        </w:rPr>
        <w:commentReference w:id="2"/>
      </w:r>
      <w:commentRangeEnd w:id="3"/>
      <w:r>
        <w:rPr>
          <w:rStyle w:val="19"/>
        </w:rPr>
        <w:commentReference w:id="3"/>
      </w:r>
      <w:commentRangeEnd w:id="0"/>
      <w:r>
        <w:rPr>
          <w:rStyle w:val="19"/>
        </w:rPr>
        <w:commentReference w:id="0"/>
      </w:r>
      <w:commentRangeEnd w:id="1"/>
      <w:r>
        <w:rPr>
          <w:rStyle w:val="19"/>
        </w:rPr>
        <w:commentReference w:id="1"/>
      </w:r>
    </w:p>
    <w:p w14:paraId="16274346">
      <w:pPr>
        <w:rPr>
          <w:rFonts w:ascii="Times New Roman" w:hAnsi="Times New Roman" w:cs="Times New Roman" w:eastAsiaTheme="majorEastAsia"/>
          <w:sz w:val="28"/>
          <w:szCs w:val="28"/>
        </w:rPr>
      </w:pPr>
      <w:r>
        <w:rPr>
          <w:rFonts w:ascii="Times New Roman" w:hAnsi="Times New Roman" w:cs="Times New Roman" w:eastAsiaTheme="majorEastAsia"/>
          <w:sz w:val="28"/>
          <w:szCs w:val="28"/>
        </w:rPr>
        <w:t>答案</w:t>
      </w:r>
      <w:r>
        <w:rPr>
          <w:rFonts w:hint="eastAsia" w:ascii="Times New Roman" w:hAnsi="Times New Roman" w:cs="Times New Roman" w:eastAsiaTheme="majorEastAsia"/>
          <w:sz w:val="28"/>
          <w:szCs w:val="28"/>
        </w:rPr>
        <w:t>无对错</w:t>
      </w:r>
      <w:r>
        <w:rPr>
          <w:rFonts w:ascii="Times New Roman" w:hAnsi="Times New Roman" w:cs="Times New Roman" w:eastAsiaTheme="majorEastAsia"/>
          <w:sz w:val="28"/>
          <w:szCs w:val="28"/>
        </w:rPr>
        <w:t>之分，请您根据自己的实际情况</w:t>
      </w:r>
      <w:r>
        <w:rPr>
          <w:rFonts w:hint="eastAsia" w:ascii="Times New Roman" w:hAnsi="Times New Roman" w:cs="Times New Roman" w:eastAsiaTheme="majorEastAsia"/>
          <w:sz w:val="28"/>
          <w:szCs w:val="28"/>
        </w:rPr>
        <w:t>作答</w:t>
      </w:r>
    </w:p>
    <w:p w14:paraId="551E75AD">
      <w:pPr>
        <w:jc w:val="center"/>
        <w:rPr>
          <w:ins w:id="0" w:author="siyu wu" w:date="2026-07-17T10:07:00Z"/>
          <w:rFonts w:ascii="Times New Roman" w:hAnsi="Times New Roman" w:cs="Times New Roman" w:eastAsiaTheme="majorEastAsia"/>
          <w:b/>
          <w:bCs/>
          <w:sz w:val="28"/>
          <w:szCs w:val="28"/>
        </w:rPr>
      </w:pPr>
      <w:commentRangeStart w:id="4"/>
      <w:r>
        <w:rPr>
          <w:rFonts w:hint="eastAsia" w:ascii="Times New Roman" w:hAnsi="Times New Roman" w:cs="Times New Roman" w:eastAsiaTheme="majorEastAsia"/>
          <w:b/>
          <w:bCs/>
          <w:sz w:val="28"/>
          <w:szCs w:val="28"/>
        </w:rPr>
        <w:t>第一部分：主观感受量化（7点评分）</w:t>
      </w:r>
      <w:commentRangeEnd w:id="4"/>
      <w:r>
        <w:rPr>
          <w:rStyle w:val="19"/>
        </w:rPr>
        <w:commentReference w:id="4"/>
      </w:r>
    </w:p>
    <w:p w14:paraId="49B3E250">
      <w:pPr>
        <w:rPr>
          <w:rFonts w:ascii="Times New Roman" w:hAnsi="Times New Roman" w:cs="Times New Roman" w:eastAsiaTheme="majorEastAsia"/>
          <w:sz w:val="28"/>
          <w:szCs w:val="28"/>
        </w:rPr>
      </w:pPr>
      <w:ins w:id="1" w:author="siyu wu" w:date="2026-07-17T10:07:00Z">
        <w:commentRangeStart w:id="5"/>
        <w:commentRangeStart w:id="6"/>
        <w:r>
          <w:rPr>
            <w:rFonts w:hint="eastAsia" w:ascii="Times New Roman" w:hAnsi="Times New Roman" w:cs="Times New Roman" w:eastAsiaTheme="majorEastAsia"/>
            <w:sz w:val="28"/>
            <w:szCs w:val="28"/>
          </w:rPr>
          <w:t>计分标准：1 = 极低；7 = 极高</w:t>
        </w:r>
        <w:commentRangeEnd w:id="5"/>
      </w:ins>
      <w:r>
        <w:rPr>
          <w:rStyle w:val="19"/>
        </w:rPr>
        <w:commentReference w:id="5"/>
      </w:r>
      <w:commentRangeEnd w:id="6"/>
      <w:r>
        <w:rPr>
          <w:rStyle w:val="19"/>
        </w:rPr>
        <w:commentReference w:id="6"/>
      </w:r>
    </w:p>
    <w:p w14:paraId="0B455D07">
      <w:pPr>
        <w:rPr>
          <w:rFonts w:hint="eastAsia" w:asciiTheme="majorEastAsia" w:hAnsiTheme="majorEastAsia" w:eastAsiaTheme="majorEastAsia"/>
          <w:b/>
          <w:bCs/>
          <w:sz w:val="28"/>
          <w:szCs w:val="28"/>
        </w:rPr>
      </w:pPr>
      <w:r>
        <w:rPr>
          <w:rFonts w:asciiTheme="majorEastAsia" w:hAnsiTheme="majorEastAsia" w:eastAsiaTheme="majorEastAsia"/>
          <w:b/>
          <w:bCs/>
          <w:sz w:val="28"/>
          <w:szCs w:val="28"/>
        </w:rPr>
        <w:t xml:space="preserve">1. </w:t>
      </w:r>
      <w:r>
        <w:rPr>
          <w:rFonts w:hint="eastAsia" w:asciiTheme="majorEastAsia" w:hAnsiTheme="majorEastAsia" w:eastAsiaTheme="majorEastAsia"/>
          <w:b/>
          <w:bCs/>
          <w:sz w:val="28"/>
          <w:szCs w:val="28"/>
        </w:rPr>
        <w:t>您觉得任务的整体难度如何</w:t>
      </w:r>
    </w:p>
    <w:p w14:paraId="7F0E95D4">
      <w:pPr>
        <w:rPr>
          <w:rFonts w:hint="eastAsia" w:asciiTheme="majorEastAsia" w:hAnsiTheme="majorEastAsia" w:eastAsiaTheme="majorEastAsia"/>
          <w:sz w:val="28"/>
          <w:szCs w:val="28"/>
        </w:rPr>
      </w:pPr>
      <w:r>
        <w:rPr>
          <w:rFonts w:asciiTheme="majorEastAsia" w:hAnsiTheme="majorEastAsia" w:eastAsiaTheme="majorEastAsia"/>
          <w:sz w:val="28"/>
          <w:szCs w:val="28"/>
        </w:rPr>
        <w:t>1 - 7</w:t>
      </w:r>
    </w:p>
    <w:p w14:paraId="2F0A3EF5">
      <w:pPr>
        <w:rPr>
          <w:rFonts w:hint="eastAsia" w:asciiTheme="majorEastAsia" w:hAnsiTheme="majorEastAsia" w:eastAsia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/>
          <w:b/>
          <w:bCs/>
          <w:sz w:val="28"/>
          <w:szCs w:val="28"/>
        </w:rPr>
        <w:t xml:space="preserve">2. </w:t>
      </w:r>
      <w:r>
        <w:rPr>
          <w:rFonts w:asciiTheme="majorEastAsia" w:hAnsiTheme="majorEastAsia" w:eastAsiaTheme="majorEastAsia"/>
          <w:b/>
          <w:bCs/>
          <w:sz w:val="28"/>
          <w:szCs w:val="28"/>
        </w:rPr>
        <w:t>完成任务过程中，您投入的</w:t>
      </w:r>
      <w:r>
        <w:rPr>
          <w:rFonts w:hint="eastAsia" w:asciiTheme="majorEastAsia" w:hAnsiTheme="majorEastAsia" w:eastAsiaTheme="majorEastAsia"/>
          <w:b/>
          <w:bCs/>
          <w:sz w:val="28"/>
          <w:szCs w:val="28"/>
        </w:rPr>
        <w:t>精力如何</w:t>
      </w:r>
    </w:p>
    <w:p w14:paraId="228258EF">
      <w:pPr>
        <w:rPr>
          <w:rFonts w:hint="eastAsia" w:asciiTheme="majorEastAsia" w:hAnsiTheme="majorEastAsia" w:eastAsiaTheme="majorEastAsia"/>
          <w:sz w:val="28"/>
          <w:szCs w:val="28"/>
        </w:rPr>
      </w:pPr>
      <w:r>
        <w:rPr>
          <w:rFonts w:hint="eastAsia" w:asciiTheme="majorEastAsia" w:hAnsiTheme="majorEastAsia" w:eastAsiaTheme="majorEastAsia"/>
          <w:sz w:val="28"/>
          <w:szCs w:val="28"/>
        </w:rPr>
        <w:t xml:space="preserve">1 </w:t>
      </w:r>
      <w:r>
        <w:rPr>
          <w:rFonts w:asciiTheme="majorEastAsia" w:hAnsiTheme="majorEastAsia" w:eastAsiaTheme="majorEastAsia"/>
          <w:sz w:val="28"/>
          <w:szCs w:val="28"/>
        </w:rPr>
        <w:t>–</w:t>
      </w:r>
      <w:r>
        <w:rPr>
          <w:rFonts w:hint="eastAsia" w:asciiTheme="majorEastAsia" w:hAnsiTheme="majorEastAsia" w:eastAsiaTheme="majorEastAsia"/>
          <w:sz w:val="28"/>
          <w:szCs w:val="28"/>
        </w:rPr>
        <w:t xml:space="preserve"> 7</w:t>
      </w:r>
    </w:p>
    <w:p w14:paraId="3C440736">
      <w:pPr>
        <w:rPr>
          <w:rFonts w:hint="eastAsia" w:asciiTheme="majorEastAsia" w:hAnsiTheme="majorEastAsia" w:eastAsia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/>
          <w:b/>
          <w:bCs/>
          <w:sz w:val="28"/>
          <w:szCs w:val="28"/>
        </w:rPr>
        <w:t>3. 整体完成本次实验任务的愉悦程度</w:t>
      </w:r>
    </w:p>
    <w:p w14:paraId="73866D0B">
      <w:pPr>
        <w:rPr>
          <w:rFonts w:hint="eastAsia" w:asciiTheme="majorEastAsia" w:hAnsiTheme="majorEastAsia" w:eastAsiaTheme="majorEastAsia"/>
          <w:sz w:val="28"/>
          <w:szCs w:val="28"/>
        </w:rPr>
      </w:pPr>
      <w:r>
        <w:rPr>
          <w:rFonts w:hint="eastAsia" w:asciiTheme="majorEastAsia" w:hAnsiTheme="majorEastAsia" w:eastAsiaTheme="majorEastAsia"/>
          <w:sz w:val="28"/>
          <w:szCs w:val="28"/>
        </w:rPr>
        <w:t xml:space="preserve">1 </w:t>
      </w:r>
      <w:r>
        <w:rPr>
          <w:rFonts w:asciiTheme="majorEastAsia" w:hAnsiTheme="majorEastAsia" w:eastAsiaTheme="majorEastAsia"/>
          <w:sz w:val="28"/>
          <w:szCs w:val="28"/>
        </w:rPr>
        <w:t>–</w:t>
      </w:r>
      <w:r>
        <w:rPr>
          <w:rFonts w:hint="eastAsia" w:asciiTheme="majorEastAsia" w:hAnsiTheme="majorEastAsia" w:eastAsiaTheme="majorEastAsia"/>
          <w:sz w:val="28"/>
          <w:szCs w:val="28"/>
        </w:rPr>
        <w:t xml:space="preserve"> 7</w:t>
      </w:r>
    </w:p>
    <w:p w14:paraId="18EA521F">
      <w:pPr>
        <w:jc w:val="center"/>
        <w:rPr>
          <w:rFonts w:ascii="Times New Roman" w:hAnsi="Times New Roman" w:cs="Times New Roman" w:eastAsiaTheme="majorEastAsia"/>
          <w:b/>
          <w:bCs/>
          <w:sz w:val="28"/>
          <w:szCs w:val="28"/>
        </w:rPr>
      </w:pPr>
    </w:p>
    <w:p w14:paraId="1B419F96">
      <w:pPr>
        <w:jc w:val="center"/>
        <w:rPr>
          <w:rFonts w:ascii="Times New Roman" w:hAnsi="Times New Roman" w:cs="Times New Roman" w:eastAsiaTheme="majorEastAsia"/>
          <w:b/>
          <w:bCs/>
          <w:sz w:val="28"/>
          <w:szCs w:val="28"/>
        </w:rPr>
      </w:pPr>
      <w:r>
        <w:rPr>
          <w:rFonts w:hint="eastAsia" w:ascii="Times New Roman" w:hAnsi="Times New Roman" w:cs="Times New Roman" w:eastAsiaTheme="majorEastAsia"/>
          <w:b/>
          <w:bCs/>
          <w:sz w:val="28"/>
          <w:szCs w:val="28"/>
        </w:rPr>
        <w:t>第二部分：客观约束</w:t>
      </w:r>
    </w:p>
    <w:p w14:paraId="0B9D4352">
      <w:pPr>
        <w:rPr>
          <w:rFonts w:hint="eastAsia" w:asciiTheme="majorEastAsia" w:hAnsiTheme="majorEastAsia" w:eastAsia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/>
          <w:b/>
          <w:bCs/>
          <w:sz w:val="28"/>
          <w:szCs w:val="28"/>
          <w:highlight w:val="yellow"/>
        </w:rPr>
        <w:t>4</w:t>
      </w:r>
      <w:commentRangeStart w:id="7"/>
      <w:r>
        <w:rPr>
          <w:rFonts w:asciiTheme="majorEastAsia" w:hAnsiTheme="majorEastAsia" w:eastAsiaTheme="majorEastAsia"/>
          <w:b/>
          <w:bCs/>
          <w:sz w:val="28"/>
          <w:szCs w:val="28"/>
          <w:highlight w:val="yellow"/>
        </w:rPr>
        <w:t>.</w:t>
      </w:r>
      <w:r>
        <w:rPr>
          <w:rFonts w:hint="eastAsia" w:asciiTheme="majorEastAsia" w:hAnsiTheme="majorEastAsia" w:eastAsiaTheme="majorEastAsia"/>
          <w:b/>
          <w:bCs/>
          <w:sz w:val="28"/>
          <w:szCs w:val="28"/>
          <w:highlight w:val="yellow"/>
        </w:rPr>
        <w:t xml:space="preserve"> 您觉得实验设置中影响任务表现的主要障碍</w:t>
      </w:r>
      <w:commentRangeEnd w:id="7"/>
      <w:r>
        <w:rPr>
          <w:rStyle w:val="19"/>
          <w:b/>
          <w:bCs/>
          <w:highlight w:val="yellow"/>
        </w:rPr>
        <w:commentReference w:id="7"/>
      </w:r>
      <w:r>
        <w:rPr>
          <w:rFonts w:hint="eastAsia" w:asciiTheme="majorEastAsia" w:hAnsiTheme="majorEastAsia" w:eastAsiaTheme="majorEastAsia"/>
          <w:b/>
          <w:bCs/>
          <w:sz w:val="28"/>
          <w:szCs w:val="28"/>
          <w:highlight w:val="yellow"/>
        </w:rPr>
        <w:t>是什么？</w:t>
      </w:r>
    </w:p>
    <w:p w14:paraId="2B2C54A4">
      <w:pPr>
        <w:pStyle w:val="33"/>
        <w:numPr>
          <w:ilvl w:val="0"/>
          <w:numId w:val="1"/>
        </w:numPr>
        <w:rPr>
          <w:rFonts w:hint="eastAsia" w:asciiTheme="majorEastAsia" w:hAnsiTheme="majorEastAsia" w:eastAsiaTheme="majorEastAsia"/>
          <w:sz w:val="28"/>
          <w:szCs w:val="28"/>
        </w:rPr>
      </w:pPr>
      <w:r>
        <w:rPr>
          <w:rFonts w:hint="eastAsia" w:asciiTheme="majorEastAsia" w:hAnsiTheme="majorEastAsia" w:eastAsiaTheme="majorEastAsia"/>
          <w:sz w:val="28"/>
          <w:szCs w:val="28"/>
        </w:rPr>
        <w:t>刺激细节难以看清</w:t>
      </w:r>
    </w:p>
    <w:p w14:paraId="4FF4FBB8">
      <w:pPr>
        <w:pStyle w:val="33"/>
        <w:numPr>
          <w:ilvl w:val="0"/>
          <w:numId w:val="1"/>
        </w:numPr>
        <w:rPr>
          <w:rFonts w:hint="eastAsia" w:asciiTheme="majorEastAsia" w:hAnsiTheme="majorEastAsia" w:eastAsiaTheme="majorEastAsia"/>
          <w:sz w:val="28"/>
          <w:szCs w:val="28"/>
        </w:rPr>
      </w:pPr>
      <w:r>
        <w:rPr>
          <w:rFonts w:hint="eastAsia" w:asciiTheme="majorEastAsia" w:hAnsiTheme="majorEastAsia" w:eastAsiaTheme="majorEastAsia"/>
          <w:sz w:val="28"/>
          <w:szCs w:val="28"/>
        </w:rPr>
        <w:t>看清楚了但难以辨别</w:t>
      </w:r>
    </w:p>
    <w:p w14:paraId="29B55950">
      <w:pPr>
        <w:pStyle w:val="33"/>
        <w:numPr>
          <w:ilvl w:val="0"/>
          <w:numId w:val="1"/>
        </w:numPr>
        <w:rPr>
          <w:rFonts w:hint="eastAsia" w:asciiTheme="majorEastAsia" w:hAnsiTheme="majorEastAsia" w:eastAsiaTheme="majorEastAsia"/>
          <w:sz w:val="28"/>
          <w:szCs w:val="28"/>
        </w:rPr>
      </w:pPr>
      <w:r>
        <w:rPr>
          <w:rFonts w:hint="eastAsia" w:asciiTheme="majorEastAsia" w:hAnsiTheme="majorEastAsia" w:eastAsiaTheme="majorEastAsia"/>
          <w:sz w:val="28"/>
          <w:szCs w:val="28"/>
        </w:rPr>
        <w:t>难以集中注意力</w:t>
      </w:r>
    </w:p>
    <w:p w14:paraId="0F61296A">
      <w:pPr>
        <w:pStyle w:val="33"/>
        <w:numPr>
          <w:ilvl w:val="0"/>
          <w:numId w:val="1"/>
        </w:numPr>
        <w:rPr>
          <w:rFonts w:hint="eastAsia" w:asciiTheme="majorEastAsia" w:hAnsiTheme="majorEastAsia" w:eastAsiaTheme="majorEastAsia"/>
          <w:sz w:val="28"/>
          <w:szCs w:val="28"/>
        </w:rPr>
      </w:pPr>
      <w:r>
        <w:rPr>
          <w:rFonts w:hint="eastAsia" w:asciiTheme="majorEastAsia" w:hAnsiTheme="majorEastAsia" w:eastAsiaTheme="majorEastAsia"/>
          <w:sz w:val="28"/>
          <w:szCs w:val="28"/>
        </w:rPr>
        <w:t>每段任务的时间太长，容易疲劳</w:t>
      </w:r>
    </w:p>
    <w:p w14:paraId="4FEF7797">
      <w:pPr>
        <w:pStyle w:val="33"/>
        <w:numPr>
          <w:ilvl w:val="0"/>
          <w:numId w:val="1"/>
        </w:numPr>
        <w:rPr>
          <w:rFonts w:hint="eastAsia" w:asciiTheme="majorEastAsia" w:hAnsiTheme="majorEastAsia" w:eastAsiaTheme="majorEastAsia"/>
          <w:sz w:val="28"/>
          <w:szCs w:val="28"/>
        </w:rPr>
      </w:pPr>
      <w:r>
        <w:rPr>
          <w:rFonts w:hint="eastAsia" w:asciiTheme="majorEastAsia" w:hAnsiTheme="majorEastAsia" w:eastAsiaTheme="majorEastAsia"/>
          <w:sz w:val="28"/>
          <w:szCs w:val="28"/>
        </w:rPr>
        <w:t>整个实验的时间太长，精力不足</w:t>
      </w:r>
    </w:p>
    <w:p w14:paraId="46DE6179">
      <w:pPr>
        <w:pStyle w:val="33"/>
        <w:numPr>
          <w:ilvl w:val="0"/>
          <w:numId w:val="1"/>
        </w:numPr>
        <w:rPr>
          <w:rFonts w:hint="eastAsia" w:asciiTheme="majorEastAsia" w:hAnsiTheme="majorEastAsia" w:eastAsiaTheme="majorEastAsia"/>
          <w:sz w:val="28"/>
          <w:szCs w:val="28"/>
        </w:rPr>
      </w:pPr>
      <w:commentRangeStart w:id="8"/>
      <w:commentRangeStart w:id="9"/>
      <w:commentRangeStart w:id="10"/>
      <w:r>
        <w:rPr>
          <w:rFonts w:hint="eastAsia" w:asciiTheme="majorEastAsia" w:hAnsiTheme="majorEastAsia" w:eastAsiaTheme="majorEastAsia"/>
          <w:sz w:val="28"/>
          <w:szCs w:val="28"/>
        </w:rPr>
        <w:t>没有时间</w:t>
      </w:r>
      <w:commentRangeEnd w:id="8"/>
      <w:r>
        <w:rPr>
          <w:rStyle w:val="19"/>
        </w:rPr>
        <w:commentReference w:id="8"/>
      </w:r>
      <w:commentRangeEnd w:id="9"/>
      <w:r>
        <w:rPr>
          <w:rStyle w:val="19"/>
        </w:rPr>
        <w:commentReference w:id="9"/>
      </w:r>
      <w:commentRangeEnd w:id="10"/>
      <w:r>
        <w:rPr>
          <w:rStyle w:val="19"/>
        </w:rPr>
        <w:commentReference w:id="10"/>
      </w:r>
    </w:p>
    <w:p w14:paraId="7ED78E86">
      <w:pPr>
        <w:pStyle w:val="33"/>
        <w:numPr>
          <w:ilvl w:val="0"/>
          <w:numId w:val="1"/>
        </w:numPr>
        <w:rPr>
          <w:rFonts w:hint="eastAsia" w:asciiTheme="majorEastAsia" w:hAnsiTheme="majorEastAsia" w:eastAsiaTheme="majorEastAsia"/>
          <w:sz w:val="28"/>
          <w:szCs w:val="28"/>
        </w:rPr>
      </w:pPr>
      <w:r>
        <w:rPr>
          <w:rFonts w:hint="eastAsia" w:asciiTheme="majorEastAsia" w:hAnsiTheme="majorEastAsia" w:eastAsiaTheme="majorEastAsia"/>
          <w:sz w:val="28"/>
          <w:szCs w:val="28"/>
        </w:rPr>
        <w:t>其他</w:t>
      </w:r>
      <w:r>
        <w:rPr>
          <w:rFonts w:hint="eastAsia" w:asciiTheme="majorEastAsia" w:hAnsiTheme="majorEastAsia" w:eastAsiaTheme="majorEastAsia"/>
          <w:sz w:val="28"/>
          <w:szCs w:val="28"/>
          <w:u w:val="single"/>
        </w:rPr>
        <w:t xml:space="preserve">     </w:t>
      </w:r>
    </w:p>
    <w:p w14:paraId="6F041E3B">
      <w:pPr>
        <w:rPr>
          <w:rFonts w:hint="eastAsia" w:asciiTheme="majorEastAsia" w:hAnsiTheme="majorEastAsia" w:eastAsia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/>
          <w:b/>
          <w:bCs/>
          <w:sz w:val="28"/>
          <w:szCs w:val="28"/>
          <w:highlight w:val="yellow"/>
        </w:rPr>
        <w:t>5</w:t>
      </w:r>
      <w:commentRangeStart w:id="11"/>
      <w:r>
        <w:rPr>
          <w:rFonts w:asciiTheme="majorEastAsia" w:hAnsiTheme="majorEastAsia" w:eastAsiaTheme="majorEastAsia"/>
          <w:b/>
          <w:bCs/>
          <w:sz w:val="28"/>
          <w:szCs w:val="28"/>
          <w:highlight w:val="yellow"/>
        </w:rPr>
        <w:t>.</w:t>
      </w:r>
      <w:r>
        <w:rPr>
          <w:rFonts w:hint="eastAsia" w:asciiTheme="majorEastAsia" w:hAnsiTheme="majorEastAsia" w:eastAsiaTheme="majorEastAsia"/>
          <w:b/>
          <w:bCs/>
          <w:sz w:val="28"/>
          <w:szCs w:val="28"/>
          <w:highlight w:val="yellow"/>
        </w:rPr>
        <w:t xml:space="preserve"> 您觉得实验环境中影响任务表现的</w:t>
      </w:r>
      <w:commentRangeEnd w:id="11"/>
      <w:r>
        <w:rPr>
          <w:rStyle w:val="19"/>
          <w:b/>
          <w:bCs/>
          <w:highlight w:val="yellow"/>
        </w:rPr>
        <w:commentReference w:id="11"/>
      </w:r>
      <w:r>
        <w:rPr>
          <w:rFonts w:hint="eastAsia" w:asciiTheme="majorEastAsia" w:hAnsiTheme="majorEastAsia" w:eastAsiaTheme="majorEastAsia"/>
          <w:b/>
          <w:bCs/>
          <w:sz w:val="28"/>
          <w:szCs w:val="28"/>
          <w:highlight w:val="yellow"/>
        </w:rPr>
        <w:t>因素有什么？</w:t>
      </w:r>
    </w:p>
    <w:p w14:paraId="0C08BB2B">
      <w:pPr>
        <w:pStyle w:val="33"/>
        <w:numPr>
          <w:ilvl w:val="0"/>
          <w:numId w:val="1"/>
        </w:numPr>
        <w:rPr>
          <w:rFonts w:hint="eastAsia" w:asciiTheme="majorEastAsia" w:hAnsiTheme="majorEastAsia" w:eastAsiaTheme="majorEastAsia"/>
          <w:sz w:val="28"/>
          <w:szCs w:val="28"/>
        </w:rPr>
      </w:pPr>
      <w:r>
        <w:rPr>
          <w:rFonts w:hint="eastAsia" w:asciiTheme="majorEastAsia" w:hAnsiTheme="majorEastAsia" w:eastAsiaTheme="majorEastAsia"/>
          <w:sz w:val="28"/>
          <w:szCs w:val="28"/>
        </w:rPr>
        <w:t>噪音干扰</w:t>
      </w:r>
    </w:p>
    <w:p w14:paraId="46010C28">
      <w:pPr>
        <w:pStyle w:val="33"/>
        <w:numPr>
          <w:ilvl w:val="0"/>
          <w:numId w:val="1"/>
        </w:numPr>
        <w:rPr>
          <w:rFonts w:hint="eastAsia" w:asciiTheme="majorEastAsia" w:hAnsiTheme="majorEastAsia" w:eastAsiaTheme="majorEastAsia"/>
          <w:sz w:val="28"/>
          <w:szCs w:val="28"/>
        </w:rPr>
      </w:pPr>
      <w:r>
        <w:rPr>
          <w:rFonts w:hint="eastAsia" w:asciiTheme="majorEastAsia" w:hAnsiTheme="majorEastAsia" w:eastAsiaTheme="majorEastAsia"/>
          <w:sz w:val="28"/>
          <w:szCs w:val="28"/>
        </w:rPr>
        <w:t>其他人在附近</w:t>
      </w:r>
    </w:p>
    <w:p w14:paraId="313C2277">
      <w:pPr>
        <w:pStyle w:val="33"/>
        <w:numPr>
          <w:ilvl w:val="0"/>
          <w:numId w:val="1"/>
        </w:numPr>
        <w:rPr>
          <w:rFonts w:hint="eastAsia" w:asciiTheme="majorEastAsia" w:hAnsiTheme="majorEastAsia" w:eastAsiaTheme="majorEastAsia"/>
          <w:sz w:val="28"/>
          <w:szCs w:val="28"/>
        </w:rPr>
      </w:pPr>
      <w:r>
        <w:rPr>
          <w:rFonts w:hint="eastAsia" w:asciiTheme="majorEastAsia" w:hAnsiTheme="majorEastAsia" w:eastAsiaTheme="majorEastAsia"/>
          <w:sz w:val="28"/>
          <w:szCs w:val="28"/>
        </w:rPr>
        <w:t>电脑屏幕上有其他窗口出现、消息弹窗</w:t>
      </w:r>
    </w:p>
    <w:p w14:paraId="417357B3">
      <w:pPr>
        <w:pStyle w:val="33"/>
        <w:numPr>
          <w:ilvl w:val="0"/>
          <w:numId w:val="1"/>
        </w:numPr>
        <w:rPr>
          <w:rFonts w:hint="eastAsia" w:asciiTheme="majorEastAsia" w:hAnsiTheme="majorEastAsia" w:eastAsiaTheme="majorEastAsia"/>
          <w:sz w:val="28"/>
          <w:szCs w:val="28"/>
        </w:rPr>
      </w:pPr>
      <w:r>
        <w:rPr>
          <w:rFonts w:hint="eastAsia" w:asciiTheme="majorEastAsia" w:hAnsiTheme="majorEastAsia" w:eastAsiaTheme="majorEastAsia"/>
          <w:sz w:val="28"/>
          <w:szCs w:val="28"/>
        </w:rPr>
        <w:t>腾讯会议悬浮窗口分心</w:t>
      </w:r>
    </w:p>
    <w:p w14:paraId="07546191">
      <w:pPr>
        <w:pStyle w:val="33"/>
        <w:numPr>
          <w:ilvl w:val="0"/>
          <w:numId w:val="1"/>
        </w:numPr>
        <w:rPr>
          <w:rFonts w:hint="eastAsia" w:asciiTheme="majorEastAsia" w:hAnsiTheme="majorEastAsia" w:eastAsiaTheme="majorEastAsia"/>
          <w:sz w:val="28"/>
          <w:szCs w:val="28"/>
        </w:rPr>
      </w:pPr>
      <w:r>
        <w:rPr>
          <w:rFonts w:hint="eastAsia" w:asciiTheme="majorEastAsia" w:hAnsiTheme="majorEastAsia" w:eastAsiaTheme="majorEastAsia"/>
          <w:sz w:val="28"/>
          <w:szCs w:val="28"/>
        </w:rPr>
        <w:t>屏幕亮度/大小不合适</w:t>
      </w:r>
    </w:p>
    <w:p w14:paraId="5448D313">
      <w:pPr>
        <w:pStyle w:val="33"/>
        <w:numPr>
          <w:ilvl w:val="0"/>
          <w:numId w:val="1"/>
        </w:numPr>
        <w:rPr>
          <w:rFonts w:hint="eastAsia" w:asciiTheme="majorEastAsia" w:hAnsiTheme="majorEastAsia" w:eastAsiaTheme="majorEastAsia"/>
          <w:sz w:val="28"/>
          <w:szCs w:val="28"/>
        </w:rPr>
      </w:pPr>
      <w:r>
        <w:rPr>
          <w:rFonts w:hint="eastAsia" w:asciiTheme="majorEastAsia" w:hAnsiTheme="majorEastAsia" w:eastAsiaTheme="majorEastAsia"/>
          <w:sz w:val="28"/>
          <w:szCs w:val="28"/>
        </w:rPr>
        <w:t>其他</w:t>
      </w:r>
      <w:r>
        <w:rPr>
          <w:rFonts w:hint="eastAsia" w:asciiTheme="majorEastAsia" w:hAnsiTheme="majorEastAsia" w:eastAsiaTheme="majorEastAsia"/>
          <w:sz w:val="28"/>
          <w:szCs w:val="28"/>
          <w:u w:val="single"/>
        </w:rPr>
        <w:t xml:space="preserve">     </w:t>
      </w:r>
    </w:p>
    <w:p w14:paraId="7F34267A">
      <w:pPr>
        <w:jc w:val="center"/>
        <w:rPr>
          <w:rFonts w:ascii="Times New Roman" w:hAnsi="Times New Roman" w:cs="Times New Roman" w:eastAsiaTheme="majorEastAsia"/>
          <w:b/>
          <w:bCs/>
          <w:sz w:val="28"/>
          <w:szCs w:val="28"/>
        </w:rPr>
      </w:pPr>
      <w:r>
        <w:rPr>
          <w:rFonts w:hint="eastAsia" w:ascii="Times New Roman" w:hAnsi="Times New Roman" w:cs="Times New Roman" w:eastAsiaTheme="majorEastAsia"/>
          <w:b/>
          <w:bCs/>
          <w:sz w:val="28"/>
          <w:szCs w:val="28"/>
        </w:rPr>
        <w:t>第三部分：加工目标与知觉策略</w:t>
      </w:r>
    </w:p>
    <w:p w14:paraId="547797B0">
      <w:pPr>
        <w:rPr>
          <w:rFonts w:ascii="Times New Roman" w:hAnsi="Times New Roman" w:cs="Times New Roman" w:eastAsiaTheme="majorEastAsia"/>
          <w:b/>
          <w:bCs/>
          <w:color w:val="EE0000"/>
          <w:sz w:val="28"/>
          <w:szCs w:val="28"/>
        </w:rPr>
      </w:pPr>
      <w:r>
        <w:rPr>
          <w:rFonts w:hint="eastAsia" w:ascii="Times New Roman" w:hAnsi="Times New Roman" w:cs="Times New Roman" w:eastAsiaTheme="majorEastAsia"/>
          <w:b/>
          <w:bCs/>
          <w:sz w:val="28"/>
          <w:szCs w:val="28"/>
        </w:rPr>
        <w:t>6</w:t>
      </w:r>
      <w:r>
        <w:rPr>
          <w:rFonts w:ascii="Times New Roman" w:hAnsi="Times New Roman" w:cs="Times New Roman" w:eastAsiaTheme="majorEastAsia"/>
          <w:b/>
          <w:bCs/>
          <w:sz w:val="28"/>
          <w:szCs w:val="28"/>
        </w:rPr>
        <w:t>. 在整个实验中，您更追求</w:t>
      </w:r>
      <w:r>
        <w:rPr>
          <w:rFonts w:hint="eastAsia" w:ascii="Times New Roman" w:hAnsi="Times New Roman" w:cs="Times New Roman" w:eastAsiaTheme="majorEastAsia"/>
          <w:b/>
          <w:bCs/>
          <w:sz w:val="28"/>
          <w:szCs w:val="28"/>
        </w:rPr>
        <w:t>的目标是</w:t>
      </w:r>
      <w:r>
        <w:rPr>
          <w:rFonts w:ascii="Times New Roman" w:hAnsi="Times New Roman" w:cs="Times New Roman" w:eastAsiaTheme="majorEastAsia"/>
          <w:b/>
          <w:bCs/>
          <w:color w:val="EE0000"/>
          <w:sz w:val="28"/>
          <w:szCs w:val="28"/>
        </w:rPr>
        <w:t>【速度-准确性权衡】</w:t>
      </w:r>
    </w:p>
    <w:p w14:paraId="712EDA48">
      <w:pPr>
        <w:pStyle w:val="33"/>
        <w:numPr>
          <w:ilvl w:val="0"/>
          <w:numId w:val="2"/>
        </w:numPr>
        <w:rPr>
          <w:rFonts w:ascii="Times New Roman" w:hAnsi="Times New Roman" w:cs="Times New Roman" w:eastAsiaTheme="majorEastAsia"/>
          <w:sz w:val="28"/>
          <w:szCs w:val="28"/>
        </w:rPr>
      </w:pPr>
      <w:r>
        <w:rPr>
          <w:rFonts w:hint="eastAsia" w:ascii="Times New Roman" w:hAnsi="Times New Roman" w:cs="Times New Roman" w:eastAsiaTheme="majorEastAsia"/>
          <w:sz w:val="28"/>
          <w:szCs w:val="28"/>
        </w:rPr>
        <w:t>尽快</w:t>
      </w:r>
      <w:r>
        <w:rPr>
          <w:rFonts w:ascii="Times New Roman" w:hAnsi="Times New Roman" w:cs="Times New Roman" w:eastAsiaTheme="majorEastAsia"/>
          <w:sz w:val="28"/>
          <w:szCs w:val="28"/>
        </w:rPr>
        <w:t>地完成</w:t>
      </w:r>
      <w:r>
        <w:rPr>
          <w:rFonts w:hint="eastAsia" w:ascii="Times New Roman" w:hAnsi="Times New Roman" w:cs="Times New Roman" w:eastAsiaTheme="majorEastAsia"/>
          <w:sz w:val="28"/>
          <w:szCs w:val="28"/>
        </w:rPr>
        <w:t>实验</w:t>
      </w:r>
    </w:p>
    <w:p w14:paraId="66A3700C">
      <w:pPr>
        <w:pStyle w:val="33"/>
        <w:numPr>
          <w:ilvl w:val="0"/>
          <w:numId w:val="2"/>
        </w:numPr>
        <w:rPr>
          <w:rFonts w:ascii="Times New Roman" w:hAnsi="Times New Roman" w:cs="Times New Roman" w:eastAsiaTheme="majorEastAsia"/>
          <w:sz w:val="28"/>
          <w:szCs w:val="28"/>
        </w:rPr>
      </w:pPr>
      <w:r>
        <w:rPr>
          <w:rFonts w:hint="eastAsia" w:ascii="Times New Roman" w:hAnsi="Times New Roman" w:cs="Times New Roman" w:eastAsiaTheme="majorEastAsia"/>
          <w:sz w:val="28"/>
          <w:szCs w:val="28"/>
        </w:rPr>
        <w:t>尽可能正确</w:t>
      </w:r>
      <w:r>
        <w:rPr>
          <w:rFonts w:ascii="Times New Roman" w:hAnsi="Times New Roman" w:cs="Times New Roman" w:eastAsiaTheme="majorEastAsia"/>
          <w:sz w:val="28"/>
          <w:szCs w:val="28"/>
        </w:rPr>
        <w:t>地完成</w:t>
      </w:r>
      <w:r>
        <w:rPr>
          <w:rFonts w:hint="eastAsia" w:ascii="Times New Roman" w:hAnsi="Times New Roman" w:cs="Times New Roman" w:eastAsiaTheme="majorEastAsia"/>
          <w:sz w:val="28"/>
          <w:szCs w:val="28"/>
        </w:rPr>
        <w:t>实验</w:t>
      </w:r>
    </w:p>
    <w:p w14:paraId="1EAA8AB6">
      <w:pPr>
        <w:pStyle w:val="33"/>
        <w:numPr>
          <w:ilvl w:val="0"/>
          <w:numId w:val="2"/>
        </w:numPr>
        <w:rPr>
          <w:rFonts w:ascii="Times New Roman" w:hAnsi="Times New Roman" w:cs="Times New Roman" w:eastAsiaTheme="majorEastAsia"/>
          <w:sz w:val="28"/>
          <w:szCs w:val="28"/>
        </w:rPr>
      </w:pPr>
      <w:r>
        <w:rPr>
          <w:rFonts w:ascii="Times New Roman" w:hAnsi="Times New Roman" w:cs="Times New Roman" w:eastAsiaTheme="majorEastAsia"/>
          <w:sz w:val="28"/>
          <w:szCs w:val="28"/>
        </w:rPr>
        <w:t>又快又准地完成</w:t>
      </w:r>
    </w:p>
    <w:p w14:paraId="4389F573">
      <w:pPr>
        <w:pStyle w:val="33"/>
        <w:numPr>
          <w:ilvl w:val="0"/>
          <w:numId w:val="2"/>
        </w:numPr>
        <w:rPr>
          <w:rFonts w:ascii="Times New Roman" w:hAnsi="Times New Roman" w:cs="Times New Roman" w:eastAsiaTheme="majorEastAsia"/>
          <w:sz w:val="28"/>
          <w:szCs w:val="28"/>
        </w:rPr>
      </w:pPr>
      <w:r>
        <w:rPr>
          <w:rFonts w:ascii="Times New Roman" w:hAnsi="Times New Roman" w:cs="Times New Roman" w:eastAsiaTheme="majorEastAsia"/>
          <w:sz w:val="28"/>
          <w:szCs w:val="28"/>
        </w:rPr>
        <w:t>没有特别的</w:t>
      </w:r>
      <w:r>
        <w:rPr>
          <w:rFonts w:hint="eastAsia" w:ascii="Times New Roman" w:hAnsi="Times New Roman" w:cs="Times New Roman" w:eastAsiaTheme="majorEastAsia"/>
          <w:sz w:val="28"/>
          <w:szCs w:val="28"/>
        </w:rPr>
        <w:t>目标，就是按键</w:t>
      </w:r>
    </w:p>
    <w:p w14:paraId="34C2B249">
      <w:pPr>
        <w:pStyle w:val="33"/>
        <w:numPr>
          <w:ilvl w:val="0"/>
          <w:numId w:val="2"/>
        </w:numPr>
        <w:rPr>
          <w:rFonts w:ascii="Times New Roman" w:hAnsi="Times New Roman" w:cs="Times New Roman" w:eastAsiaTheme="majorEastAsia"/>
          <w:sz w:val="28"/>
          <w:szCs w:val="28"/>
        </w:rPr>
      </w:pPr>
      <w:r>
        <w:rPr>
          <w:rFonts w:hint="eastAsia" w:ascii="Times New Roman" w:hAnsi="Times New Roman" w:cs="Times New Roman" w:eastAsiaTheme="majorEastAsia"/>
          <w:sz w:val="28"/>
          <w:szCs w:val="28"/>
        </w:rPr>
        <w:t xml:space="preserve">其他 </w:t>
      </w:r>
      <w:r>
        <w:rPr>
          <w:rFonts w:ascii="Times New Roman" w:hAnsi="Times New Roman" w:cs="Times New Roman" w:eastAsiaTheme="majorEastAsia"/>
          <w:sz w:val="28"/>
          <w:szCs w:val="28"/>
        </w:rPr>
        <w:t>___</w:t>
      </w:r>
    </w:p>
    <w:p w14:paraId="5195B0CD">
      <w:pPr>
        <w:rPr>
          <w:rFonts w:ascii="Times New Roman" w:hAnsi="Times New Roman" w:cs="Times New Roman" w:eastAsiaTheme="majorEastAsia"/>
          <w:b/>
          <w:bCs/>
          <w:color w:val="EE0000"/>
          <w:sz w:val="28"/>
          <w:szCs w:val="28"/>
        </w:rPr>
      </w:pPr>
      <w:r>
        <w:rPr>
          <w:rFonts w:hint="eastAsia" w:ascii="Times New Roman" w:hAnsi="Times New Roman" w:cs="Times New Roman" w:eastAsiaTheme="majorEastAsia"/>
          <w:b/>
          <w:bCs/>
          <w:color w:val="EE0000"/>
          <w:sz w:val="28"/>
          <w:szCs w:val="28"/>
        </w:rPr>
        <w:t>7</w:t>
      </w:r>
      <w:r>
        <w:rPr>
          <w:rFonts w:ascii="Times New Roman" w:hAnsi="Times New Roman" w:cs="Times New Roman" w:eastAsiaTheme="majorEastAsia"/>
          <w:b/>
          <w:bCs/>
          <w:color w:val="EE0000"/>
          <w:sz w:val="28"/>
          <w:szCs w:val="28"/>
        </w:rPr>
        <w:t>.</w:t>
      </w:r>
      <w:r>
        <w:rPr>
          <w:rFonts w:ascii="Times New Roman" w:hAnsi="Times New Roman" w:eastAsia="宋体" w:cs="Times New Roman"/>
          <w:b/>
          <w:bCs/>
          <w:color w:val="EE0000"/>
          <w:kern w:val="0"/>
          <w:szCs w:val="21"/>
        </w:rPr>
        <w:t xml:space="preserve"> </w:t>
      </w:r>
      <w:r>
        <w:rPr>
          <w:rFonts w:ascii="Times New Roman" w:hAnsi="Times New Roman" w:cs="Times New Roman" w:eastAsiaTheme="majorEastAsia"/>
          <w:b/>
          <w:bCs/>
          <w:color w:val="EE0000"/>
          <w:sz w:val="28"/>
          <w:szCs w:val="28"/>
        </w:rPr>
        <w:t>在整个实验中，进行判断时，您更关注【加工方式差异】</w:t>
      </w:r>
    </w:p>
    <w:p w14:paraId="1FAE50CE">
      <w:pPr>
        <w:pStyle w:val="33"/>
        <w:numPr>
          <w:ilvl w:val="0"/>
          <w:numId w:val="3"/>
        </w:numPr>
        <w:rPr>
          <w:rFonts w:ascii="Times New Roman" w:hAnsi="Times New Roman" w:cs="Times New Roman" w:eastAsiaTheme="majorEastAsia"/>
          <w:sz w:val="28"/>
          <w:szCs w:val="28"/>
        </w:rPr>
      </w:pPr>
      <w:r>
        <w:rPr>
          <w:rFonts w:ascii="Times New Roman" w:hAnsi="Times New Roman" w:cs="Times New Roman" w:eastAsiaTheme="majorEastAsia"/>
          <w:sz w:val="28"/>
          <w:szCs w:val="28"/>
        </w:rPr>
        <w:t>散点图的整体</w:t>
      </w:r>
    </w:p>
    <w:p w14:paraId="4DCD9CD2">
      <w:pPr>
        <w:pStyle w:val="33"/>
        <w:numPr>
          <w:ilvl w:val="0"/>
          <w:numId w:val="3"/>
        </w:numPr>
        <w:rPr>
          <w:rFonts w:ascii="Times New Roman" w:hAnsi="Times New Roman" w:cs="Times New Roman" w:eastAsiaTheme="majorEastAsia"/>
          <w:sz w:val="28"/>
          <w:szCs w:val="28"/>
        </w:rPr>
      </w:pPr>
      <w:r>
        <w:rPr>
          <w:rFonts w:ascii="Times New Roman" w:hAnsi="Times New Roman" w:cs="Times New Roman" w:eastAsiaTheme="majorEastAsia"/>
          <w:sz w:val="28"/>
          <w:szCs w:val="28"/>
        </w:rPr>
        <w:t>散点图的某个局部（如只关注某个地方或某种形状/颜色）</w:t>
      </w:r>
    </w:p>
    <w:p w14:paraId="0B272B10">
      <w:pPr>
        <w:pStyle w:val="33"/>
        <w:numPr>
          <w:ilvl w:val="0"/>
          <w:numId w:val="3"/>
        </w:numPr>
        <w:rPr>
          <w:rFonts w:ascii="Times New Roman" w:hAnsi="Times New Roman" w:cs="Times New Roman" w:eastAsiaTheme="majorEastAsia"/>
          <w:sz w:val="28"/>
          <w:szCs w:val="28"/>
        </w:rPr>
      </w:pPr>
      <w:r>
        <w:rPr>
          <w:rFonts w:hint="eastAsia" w:ascii="Times New Roman" w:hAnsi="Times New Roman" w:cs="Times New Roman" w:eastAsiaTheme="majorEastAsia"/>
          <w:sz w:val="28"/>
          <w:szCs w:val="28"/>
        </w:rPr>
        <w:t>没有特定的关注方式</w:t>
      </w:r>
    </w:p>
    <w:p w14:paraId="67066B91">
      <w:pPr>
        <w:pStyle w:val="33"/>
        <w:numPr>
          <w:ilvl w:val="0"/>
          <w:numId w:val="2"/>
        </w:numPr>
        <w:rPr>
          <w:rFonts w:ascii="Times New Roman" w:hAnsi="Times New Roman" w:cs="Times New Roman" w:eastAsiaTheme="majorEastAsia"/>
          <w:sz w:val="28"/>
          <w:szCs w:val="28"/>
        </w:rPr>
      </w:pPr>
      <w:r>
        <w:rPr>
          <w:rFonts w:hint="eastAsia" w:ascii="Times New Roman" w:hAnsi="Times New Roman" w:cs="Times New Roman" w:eastAsiaTheme="majorEastAsia"/>
          <w:sz w:val="28"/>
          <w:szCs w:val="28"/>
        </w:rPr>
        <w:t xml:space="preserve">其他 </w:t>
      </w:r>
      <w:r>
        <w:rPr>
          <w:rFonts w:ascii="Times New Roman" w:hAnsi="Times New Roman" w:cs="Times New Roman" w:eastAsiaTheme="majorEastAsia"/>
          <w:sz w:val="28"/>
          <w:szCs w:val="28"/>
        </w:rPr>
        <w:t>___</w:t>
      </w:r>
    </w:p>
    <w:p w14:paraId="52C7DC2F">
      <w:pPr>
        <w:rPr>
          <w:rFonts w:ascii="Times New Roman" w:hAnsi="Times New Roman" w:cs="Times New Roman" w:eastAsiaTheme="majorEastAsia"/>
          <w:b/>
          <w:bCs/>
          <w:sz w:val="28"/>
          <w:szCs w:val="28"/>
        </w:rPr>
      </w:pPr>
      <w:r>
        <w:rPr>
          <w:rFonts w:hint="eastAsia" w:ascii="Times New Roman" w:hAnsi="Times New Roman" w:cs="Times New Roman" w:eastAsiaTheme="majorEastAsia"/>
          <w:b/>
          <w:bCs/>
          <w:sz w:val="28"/>
          <w:szCs w:val="28"/>
          <w:highlight w:val="yellow"/>
        </w:rPr>
        <w:t>8</w:t>
      </w:r>
      <w:r>
        <w:rPr>
          <w:rFonts w:ascii="Times New Roman" w:hAnsi="Times New Roman" w:cs="Times New Roman" w:eastAsiaTheme="majorEastAsia"/>
          <w:b/>
          <w:bCs/>
          <w:sz w:val="28"/>
          <w:szCs w:val="28"/>
          <w:highlight w:val="yellow"/>
        </w:rPr>
        <w:t>.</w:t>
      </w:r>
      <w:r>
        <w:rPr>
          <w:rFonts w:ascii="Times New Roman" w:hAnsi="Times New Roman" w:eastAsia="宋体" w:cs="Times New Roman"/>
          <w:b/>
          <w:bCs/>
          <w:color w:val="A5D6FF"/>
          <w:kern w:val="0"/>
          <w:szCs w:val="21"/>
          <w:highlight w:val="yellow"/>
        </w:rPr>
        <w:t xml:space="preserve"> </w:t>
      </w:r>
      <w:r>
        <w:rPr>
          <w:rFonts w:ascii="Times New Roman" w:hAnsi="Times New Roman" w:cs="Times New Roman" w:eastAsiaTheme="majorEastAsia"/>
          <w:b/>
          <w:bCs/>
          <w:sz w:val="28"/>
          <w:szCs w:val="28"/>
          <w:highlight w:val="yellow"/>
        </w:rPr>
        <w:t>在</w:t>
      </w:r>
      <w:r>
        <w:rPr>
          <w:rFonts w:hint="eastAsia" w:ascii="Times New Roman" w:hAnsi="Times New Roman" w:cs="Times New Roman" w:eastAsiaTheme="majorEastAsia"/>
          <w:b/>
          <w:bCs/>
          <w:sz w:val="28"/>
          <w:szCs w:val="28"/>
          <w:highlight w:val="yellow"/>
        </w:rPr>
        <w:t>学习阶段，</w:t>
      </w:r>
      <w:commentRangeStart w:id="12"/>
      <w:r>
        <w:rPr>
          <w:rFonts w:hint="eastAsia" w:ascii="Times New Roman" w:hAnsi="Times New Roman" w:cs="Times New Roman" w:eastAsiaTheme="majorEastAsia"/>
          <w:b/>
          <w:bCs/>
          <w:sz w:val="28"/>
          <w:szCs w:val="28"/>
          <w:highlight w:val="yellow"/>
        </w:rPr>
        <w:t>完成匹配任务</w:t>
      </w:r>
      <w:commentRangeEnd w:id="12"/>
      <w:r>
        <w:rPr>
          <w:rStyle w:val="19"/>
          <w:highlight w:val="yellow"/>
        </w:rPr>
        <w:commentReference w:id="12"/>
      </w:r>
      <w:r>
        <w:rPr>
          <w:rFonts w:hint="eastAsia" w:ascii="Times New Roman" w:hAnsi="Times New Roman" w:cs="Times New Roman" w:eastAsiaTheme="majorEastAsia"/>
          <w:b/>
          <w:bCs/>
          <w:sz w:val="28"/>
          <w:szCs w:val="28"/>
          <w:highlight w:val="yellow"/>
        </w:rPr>
        <w:t>（上方呈现图片下方呈现文字并需要做匹配判断）</w:t>
      </w:r>
      <w:r>
        <w:rPr>
          <w:rFonts w:ascii="Times New Roman" w:hAnsi="Times New Roman" w:cs="Times New Roman" w:eastAsiaTheme="majorEastAsia"/>
          <w:b/>
          <w:bCs/>
          <w:sz w:val="28"/>
          <w:szCs w:val="28"/>
          <w:highlight w:val="yellow"/>
        </w:rPr>
        <w:t>中，您</w:t>
      </w:r>
      <w:r>
        <w:rPr>
          <w:rFonts w:hint="eastAsia" w:ascii="Times New Roman" w:hAnsi="Times New Roman" w:cs="Times New Roman" w:eastAsiaTheme="majorEastAsia"/>
          <w:b/>
          <w:bCs/>
          <w:sz w:val="28"/>
          <w:szCs w:val="28"/>
          <w:highlight w:val="yellow"/>
        </w:rPr>
        <w:t>优</w:t>
      </w:r>
      <w:r>
        <w:rPr>
          <w:rFonts w:ascii="Times New Roman" w:hAnsi="Times New Roman" w:cs="Times New Roman" w:eastAsiaTheme="majorEastAsia"/>
          <w:b/>
          <w:bCs/>
          <w:sz w:val="28"/>
          <w:szCs w:val="28"/>
          <w:highlight w:val="yellow"/>
        </w:rPr>
        <w:t>先</w:t>
      </w:r>
      <w:r>
        <w:rPr>
          <w:rFonts w:hint="eastAsia" w:ascii="Times New Roman" w:hAnsi="Times New Roman" w:cs="Times New Roman" w:eastAsiaTheme="majorEastAsia"/>
          <w:b/>
          <w:bCs/>
          <w:sz w:val="28"/>
          <w:szCs w:val="28"/>
          <w:highlight w:val="yellow"/>
        </w:rPr>
        <w:t>的</w:t>
      </w:r>
      <w:r>
        <w:rPr>
          <w:rFonts w:ascii="Times New Roman" w:hAnsi="Times New Roman" w:cs="Times New Roman" w:eastAsiaTheme="majorEastAsia"/>
          <w:b/>
          <w:bCs/>
          <w:sz w:val="28"/>
          <w:szCs w:val="28"/>
          <w:highlight w:val="yellow"/>
        </w:rPr>
        <w:t>关注</w:t>
      </w:r>
      <w:r>
        <w:rPr>
          <w:rFonts w:hint="eastAsia" w:ascii="Times New Roman" w:hAnsi="Times New Roman" w:cs="Times New Roman" w:eastAsiaTheme="majorEastAsia"/>
          <w:b/>
          <w:bCs/>
          <w:sz w:val="28"/>
          <w:szCs w:val="28"/>
          <w:highlight w:val="yellow"/>
        </w:rPr>
        <w:t>是</w:t>
      </w:r>
      <w:r>
        <w:rPr>
          <w:rFonts w:ascii="Times New Roman" w:hAnsi="Times New Roman" w:cs="Times New Roman" w:eastAsiaTheme="majorEastAsia"/>
          <w:b/>
          <w:bCs/>
          <w:color w:val="EE0000"/>
          <w:sz w:val="28"/>
          <w:szCs w:val="28"/>
        </w:rPr>
        <w:t>【注意分配策略，优先关注什么】</w:t>
      </w:r>
    </w:p>
    <w:p w14:paraId="2228B4A6">
      <w:pPr>
        <w:pStyle w:val="33"/>
        <w:numPr>
          <w:ilvl w:val="0"/>
          <w:numId w:val="4"/>
        </w:numPr>
        <w:rPr>
          <w:rFonts w:ascii="Times New Roman" w:hAnsi="Times New Roman" w:cs="Times New Roman" w:eastAsiaTheme="majorEastAsia"/>
          <w:sz w:val="28"/>
          <w:szCs w:val="28"/>
        </w:rPr>
      </w:pPr>
      <w:r>
        <w:rPr>
          <w:rFonts w:ascii="Times New Roman" w:hAnsi="Times New Roman" w:cs="Times New Roman" w:eastAsiaTheme="majorEastAsia"/>
          <w:sz w:val="28"/>
          <w:szCs w:val="28"/>
        </w:rPr>
        <w:t>散点图是什么</w:t>
      </w:r>
    </w:p>
    <w:p w14:paraId="49E6AFB0">
      <w:pPr>
        <w:pStyle w:val="33"/>
        <w:numPr>
          <w:ilvl w:val="0"/>
          <w:numId w:val="4"/>
        </w:numPr>
        <w:rPr>
          <w:rFonts w:ascii="Times New Roman" w:hAnsi="Times New Roman" w:cs="Times New Roman" w:eastAsiaTheme="majorEastAsia"/>
          <w:sz w:val="28"/>
          <w:szCs w:val="28"/>
        </w:rPr>
      </w:pPr>
      <w:r>
        <w:rPr>
          <w:rFonts w:ascii="Times New Roman" w:hAnsi="Times New Roman" w:cs="Times New Roman" w:eastAsiaTheme="majorEastAsia"/>
          <w:sz w:val="28"/>
          <w:szCs w:val="28"/>
        </w:rPr>
        <w:t>文字是什么</w:t>
      </w:r>
    </w:p>
    <w:p w14:paraId="787EC09E">
      <w:pPr>
        <w:pStyle w:val="33"/>
        <w:numPr>
          <w:ilvl w:val="0"/>
          <w:numId w:val="4"/>
        </w:numPr>
        <w:rPr>
          <w:rFonts w:ascii="Times New Roman" w:hAnsi="Times New Roman" w:cs="Times New Roman" w:eastAsiaTheme="majorEastAsia"/>
          <w:sz w:val="28"/>
          <w:szCs w:val="28"/>
        </w:rPr>
      </w:pPr>
      <w:r>
        <w:rPr>
          <w:rFonts w:ascii="Times New Roman" w:hAnsi="Times New Roman" w:cs="Times New Roman" w:eastAsiaTheme="majorEastAsia"/>
          <w:sz w:val="28"/>
          <w:szCs w:val="28"/>
        </w:rPr>
        <w:t>同时判断</w:t>
      </w:r>
    </w:p>
    <w:p w14:paraId="7CAF445E">
      <w:pPr>
        <w:pStyle w:val="33"/>
        <w:numPr>
          <w:ilvl w:val="0"/>
          <w:numId w:val="2"/>
        </w:numPr>
        <w:rPr>
          <w:rFonts w:ascii="Times New Roman" w:hAnsi="Times New Roman" w:cs="Times New Roman" w:eastAsiaTheme="majorEastAsia"/>
          <w:sz w:val="28"/>
          <w:szCs w:val="28"/>
        </w:rPr>
      </w:pPr>
      <w:r>
        <w:rPr>
          <w:rFonts w:hint="eastAsia" w:ascii="Times New Roman" w:hAnsi="Times New Roman" w:cs="Times New Roman" w:eastAsiaTheme="majorEastAsia"/>
          <w:sz w:val="28"/>
          <w:szCs w:val="28"/>
        </w:rPr>
        <w:t xml:space="preserve">其他 </w:t>
      </w:r>
      <w:r>
        <w:rPr>
          <w:rFonts w:ascii="Times New Roman" w:hAnsi="Times New Roman" w:cs="Times New Roman" w:eastAsiaTheme="majorEastAsia"/>
          <w:sz w:val="28"/>
          <w:szCs w:val="28"/>
        </w:rPr>
        <w:t>___</w:t>
      </w:r>
    </w:p>
    <w:p w14:paraId="47235601">
      <w:pPr>
        <w:jc w:val="center"/>
        <w:rPr>
          <w:rFonts w:ascii="Times New Roman" w:hAnsi="Times New Roman" w:cs="Times New Roman" w:eastAsiaTheme="majorEastAsia"/>
          <w:b/>
          <w:bCs/>
          <w:sz w:val="28"/>
          <w:szCs w:val="28"/>
        </w:rPr>
      </w:pPr>
      <w:r>
        <w:rPr>
          <w:rFonts w:hint="eastAsia" w:ascii="Times New Roman" w:hAnsi="Times New Roman" w:cs="Times New Roman" w:eastAsiaTheme="majorEastAsia"/>
          <w:b/>
          <w:bCs/>
          <w:sz w:val="28"/>
          <w:szCs w:val="28"/>
          <w:highlight w:val="yellow"/>
        </w:rPr>
        <w:t>第四部分：分阶段加工策略</w:t>
      </w:r>
    </w:p>
    <w:p w14:paraId="1816B7B5">
      <w:pPr>
        <w:rPr>
          <w:rFonts w:ascii="Times New Roman" w:hAnsi="Times New Roman" w:cs="Times New Roman" w:eastAsiaTheme="majorEastAsia"/>
          <w:b/>
          <w:bCs/>
          <w:sz w:val="28"/>
          <w:szCs w:val="28"/>
        </w:rPr>
      </w:pPr>
      <w:r>
        <w:rPr>
          <w:rFonts w:hint="eastAsia" w:ascii="Times New Roman" w:hAnsi="Times New Roman" w:cs="Times New Roman" w:eastAsiaTheme="majorEastAsia"/>
          <w:b/>
          <w:bCs/>
          <w:sz w:val="28"/>
          <w:szCs w:val="28"/>
        </w:rPr>
        <w:t>9</w:t>
      </w:r>
      <w:r>
        <w:rPr>
          <w:rFonts w:ascii="Times New Roman" w:hAnsi="Times New Roman" w:cs="Times New Roman" w:eastAsiaTheme="majorEastAsia"/>
          <w:b/>
          <w:bCs/>
          <w:sz w:val="28"/>
          <w:szCs w:val="28"/>
        </w:rPr>
        <w:t>.</w:t>
      </w:r>
      <w:r>
        <w:rPr>
          <w:rFonts w:ascii="Times New Roman" w:hAnsi="Times New Roman" w:eastAsia="宋体" w:cs="Times New Roman"/>
          <w:b/>
          <w:bCs/>
          <w:color w:val="A5D6FF"/>
          <w:kern w:val="0"/>
          <w:szCs w:val="21"/>
        </w:rPr>
        <w:t xml:space="preserve"> </w:t>
      </w:r>
      <w:r>
        <w:rPr>
          <w:rFonts w:ascii="Times New Roman" w:hAnsi="Times New Roman" w:cs="Times New Roman" w:eastAsiaTheme="majorEastAsia"/>
          <w:b/>
          <w:bCs/>
          <w:sz w:val="28"/>
          <w:szCs w:val="28"/>
        </w:rPr>
        <w:t>在匹配学习中，您是否有使用策略更好地记忆什么代表自己或他人</w:t>
      </w:r>
      <w:r>
        <w:rPr>
          <w:rFonts w:ascii="Times New Roman" w:hAnsi="Times New Roman" w:cs="Times New Roman" w:eastAsiaTheme="majorEastAsia"/>
          <w:b/>
          <w:bCs/>
          <w:color w:val="EE0000"/>
          <w:sz w:val="28"/>
          <w:szCs w:val="28"/>
        </w:rPr>
        <w:t>【记忆策略】</w:t>
      </w:r>
    </w:p>
    <w:p w14:paraId="12447616">
      <w:pPr>
        <w:pStyle w:val="33"/>
        <w:numPr>
          <w:ilvl w:val="0"/>
          <w:numId w:val="5"/>
        </w:numPr>
        <w:rPr>
          <w:rFonts w:ascii="Times New Roman" w:hAnsi="Times New Roman" w:cs="Times New Roman" w:eastAsiaTheme="majorEastAsia"/>
          <w:sz w:val="28"/>
          <w:szCs w:val="28"/>
        </w:rPr>
      </w:pPr>
      <w:r>
        <w:rPr>
          <w:rFonts w:ascii="Times New Roman" w:hAnsi="Times New Roman" w:cs="Times New Roman" w:eastAsiaTheme="majorEastAsia"/>
          <w:sz w:val="28"/>
          <w:szCs w:val="28"/>
        </w:rPr>
        <w:t>有</w:t>
      </w:r>
    </w:p>
    <w:p w14:paraId="17503D4B">
      <w:pPr>
        <w:pStyle w:val="33"/>
        <w:numPr>
          <w:ilvl w:val="0"/>
          <w:numId w:val="5"/>
        </w:numPr>
        <w:rPr>
          <w:rFonts w:ascii="Times New Roman" w:hAnsi="Times New Roman" w:cs="Times New Roman" w:eastAsiaTheme="majorEastAsia"/>
          <w:sz w:val="28"/>
          <w:szCs w:val="28"/>
        </w:rPr>
      </w:pPr>
      <w:r>
        <w:rPr>
          <w:rFonts w:ascii="Times New Roman" w:hAnsi="Times New Roman" w:cs="Times New Roman" w:eastAsiaTheme="majorEastAsia"/>
          <w:sz w:val="28"/>
          <w:szCs w:val="28"/>
        </w:rPr>
        <w:t>无</w:t>
      </w:r>
    </w:p>
    <w:p w14:paraId="19CFBC67">
      <w:pPr>
        <w:rPr>
          <w:rFonts w:ascii="Times New Roman" w:hAnsi="Times New Roman" w:cs="Times New Roman" w:eastAsiaTheme="majorEastAsia"/>
          <w:b/>
          <w:bCs/>
          <w:sz w:val="28"/>
          <w:szCs w:val="28"/>
        </w:rPr>
      </w:pPr>
      <w:r>
        <w:rPr>
          <w:rFonts w:hint="eastAsia" w:ascii="Times New Roman" w:hAnsi="Times New Roman" w:cs="Times New Roman" w:eastAsiaTheme="majorEastAsia"/>
          <w:b/>
          <w:bCs/>
          <w:sz w:val="28"/>
          <w:szCs w:val="28"/>
        </w:rPr>
        <w:t>10</w:t>
      </w:r>
      <w:r>
        <w:rPr>
          <w:rFonts w:ascii="Times New Roman" w:hAnsi="Times New Roman" w:cs="Times New Roman" w:eastAsiaTheme="majorEastAsia"/>
          <w:b/>
          <w:bCs/>
          <w:sz w:val="28"/>
          <w:szCs w:val="28"/>
        </w:rPr>
        <w:t>.</w:t>
      </w:r>
      <w:r>
        <w:rPr>
          <w:rFonts w:ascii="Times New Roman" w:hAnsi="Times New Roman" w:eastAsia="宋体" w:cs="Times New Roman"/>
          <w:b/>
          <w:bCs/>
          <w:color w:val="A5D6FF"/>
          <w:kern w:val="0"/>
          <w:szCs w:val="21"/>
        </w:rPr>
        <w:t xml:space="preserve"> </w:t>
      </w:r>
      <w:r>
        <w:rPr>
          <w:rFonts w:ascii="Times New Roman" w:hAnsi="Times New Roman" w:cs="Times New Roman" w:eastAsiaTheme="majorEastAsia"/>
          <w:b/>
          <w:bCs/>
          <w:sz w:val="28"/>
          <w:szCs w:val="28"/>
        </w:rPr>
        <w:t>您使用的记忆策略是</w:t>
      </w:r>
    </w:p>
    <w:p w14:paraId="5B1C16C4">
      <w:pPr>
        <w:rPr>
          <w:rFonts w:ascii="Times New Roman" w:hAnsi="Times New Roman" w:cs="Times New Roman" w:eastAsiaTheme="majorEastAsia"/>
          <w:sz w:val="28"/>
          <w:szCs w:val="28"/>
        </w:rPr>
      </w:pPr>
      <w:r>
        <w:rPr>
          <w:rFonts w:ascii="Times New Roman" w:hAnsi="Times New Roman" w:cs="Times New Roman" w:eastAsiaTheme="majorEastAsia"/>
          <w:sz w:val="28"/>
          <w:szCs w:val="28"/>
        </w:rPr>
        <w:t>[需要输入文字]</w:t>
      </w:r>
    </w:p>
    <w:p w14:paraId="6B84F60B">
      <w:pPr>
        <w:rPr>
          <w:rFonts w:ascii="Times New Roman" w:hAnsi="Times New Roman" w:cs="Times New Roman" w:eastAsiaTheme="majorEastAsia"/>
          <w:b/>
          <w:bCs/>
          <w:sz w:val="28"/>
          <w:szCs w:val="28"/>
        </w:rPr>
      </w:pPr>
      <w:r>
        <w:rPr>
          <w:rFonts w:hint="eastAsia" w:ascii="Times New Roman" w:hAnsi="Times New Roman" w:cs="Times New Roman" w:eastAsiaTheme="majorEastAsia"/>
          <w:b/>
          <w:bCs/>
          <w:sz w:val="28"/>
          <w:szCs w:val="28"/>
        </w:rPr>
        <w:t>11</w:t>
      </w:r>
      <w:commentRangeStart w:id="13"/>
      <w:commentRangeStart w:id="14"/>
      <w:r>
        <w:rPr>
          <w:rFonts w:ascii="Times New Roman" w:hAnsi="Times New Roman" w:cs="Times New Roman" w:eastAsiaTheme="majorEastAsia"/>
          <w:b/>
          <w:bCs/>
          <w:sz w:val="28"/>
          <w:szCs w:val="28"/>
        </w:rPr>
        <w:t>.</w:t>
      </w:r>
      <w:r>
        <w:rPr>
          <w:rFonts w:ascii="Times New Roman" w:hAnsi="Times New Roman" w:eastAsia="宋体" w:cs="Times New Roman"/>
          <w:b/>
          <w:bCs/>
          <w:color w:val="A5D6FF"/>
          <w:kern w:val="0"/>
          <w:szCs w:val="21"/>
        </w:rPr>
        <w:t xml:space="preserve"> </w:t>
      </w:r>
      <w:r>
        <w:rPr>
          <w:rFonts w:ascii="Times New Roman" w:hAnsi="Times New Roman" w:cs="Times New Roman" w:eastAsiaTheme="majorEastAsia"/>
          <w:b/>
          <w:bCs/>
          <w:sz w:val="28"/>
          <w:szCs w:val="28"/>
        </w:rPr>
        <w:t>在</w:t>
      </w:r>
      <w:r>
        <w:rPr>
          <w:rFonts w:hint="eastAsia" w:ascii="Times New Roman" w:hAnsi="Times New Roman" w:cs="Times New Roman" w:eastAsiaTheme="majorEastAsia"/>
          <w:b/>
          <w:bCs/>
          <w:sz w:val="28"/>
          <w:szCs w:val="28"/>
        </w:rPr>
        <w:t>选择散点代表谁的任务</w:t>
      </w:r>
      <w:r>
        <w:rPr>
          <w:rFonts w:ascii="Times New Roman" w:hAnsi="Times New Roman" w:cs="Times New Roman" w:eastAsiaTheme="majorEastAsia"/>
          <w:b/>
          <w:bCs/>
          <w:sz w:val="28"/>
          <w:szCs w:val="28"/>
        </w:rPr>
        <w:t>中，您是否有使用任何策略</w:t>
      </w:r>
    </w:p>
    <w:p w14:paraId="184F05C3">
      <w:pPr>
        <w:pStyle w:val="33"/>
        <w:numPr>
          <w:ilvl w:val="0"/>
          <w:numId w:val="6"/>
        </w:numPr>
        <w:rPr>
          <w:rFonts w:ascii="Times New Roman" w:hAnsi="Times New Roman" w:cs="Times New Roman" w:eastAsiaTheme="majorEastAsia"/>
          <w:sz w:val="28"/>
          <w:szCs w:val="28"/>
        </w:rPr>
      </w:pPr>
      <w:r>
        <w:rPr>
          <w:rFonts w:ascii="Times New Roman" w:hAnsi="Times New Roman" w:cs="Times New Roman" w:eastAsiaTheme="majorEastAsia"/>
          <w:sz w:val="28"/>
          <w:szCs w:val="28"/>
        </w:rPr>
        <w:t>有</w:t>
      </w:r>
    </w:p>
    <w:p w14:paraId="6CDF7833">
      <w:pPr>
        <w:pStyle w:val="33"/>
        <w:numPr>
          <w:ilvl w:val="0"/>
          <w:numId w:val="6"/>
        </w:numPr>
      </w:pPr>
      <w:r>
        <w:rPr>
          <w:rFonts w:ascii="Times New Roman" w:hAnsi="Times New Roman" w:cs="Times New Roman" w:eastAsiaTheme="majorEastAsia"/>
          <w:sz w:val="28"/>
          <w:szCs w:val="28"/>
        </w:rPr>
        <w:t>无</w:t>
      </w:r>
      <w:commentRangeEnd w:id="13"/>
      <w:r>
        <w:rPr>
          <w:rStyle w:val="19"/>
        </w:rPr>
        <w:commentReference w:id="13"/>
      </w:r>
      <w:commentRangeEnd w:id="14"/>
      <w:r>
        <w:rPr>
          <w:rStyle w:val="19"/>
        </w:rPr>
        <w:commentReference w:id="14"/>
      </w:r>
    </w:p>
    <w:p w14:paraId="4A9994B6">
      <w:pPr>
        <w:rPr>
          <w:rFonts w:ascii="Times New Roman" w:hAnsi="Times New Roman" w:cs="Times New Roman" w:eastAsiaTheme="majorEastAsia"/>
          <w:b/>
          <w:bCs/>
          <w:sz w:val="28"/>
          <w:szCs w:val="28"/>
        </w:rPr>
      </w:pPr>
      <w:r>
        <w:rPr>
          <w:rFonts w:hint="eastAsia" w:ascii="Times New Roman" w:hAnsi="Times New Roman" w:cs="Times New Roman" w:eastAsiaTheme="majorEastAsia"/>
          <w:b/>
          <w:bCs/>
          <w:sz w:val="28"/>
          <w:szCs w:val="28"/>
        </w:rPr>
        <w:t>12</w:t>
      </w:r>
      <w:r>
        <w:rPr>
          <w:rFonts w:ascii="Times New Roman" w:hAnsi="Times New Roman" w:cs="Times New Roman" w:eastAsiaTheme="majorEastAsia"/>
          <w:b/>
          <w:bCs/>
          <w:sz w:val="28"/>
          <w:szCs w:val="28"/>
        </w:rPr>
        <w:t>.</w:t>
      </w:r>
      <w:r>
        <w:rPr>
          <w:rFonts w:ascii="Times New Roman" w:hAnsi="Times New Roman" w:eastAsia="宋体" w:cs="Times New Roman"/>
          <w:b/>
          <w:bCs/>
          <w:color w:val="A5D6FF"/>
          <w:kern w:val="0"/>
          <w:szCs w:val="21"/>
        </w:rPr>
        <w:t xml:space="preserve"> </w:t>
      </w:r>
      <w:r>
        <w:rPr>
          <w:rFonts w:ascii="Times New Roman" w:hAnsi="Times New Roman" w:cs="Times New Roman" w:eastAsiaTheme="majorEastAsia"/>
          <w:b/>
          <w:bCs/>
          <w:sz w:val="28"/>
          <w:szCs w:val="28"/>
        </w:rPr>
        <w:t>在</w:t>
      </w:r>
      <w:r>
        <w:rPr>
          <w:rFonts w:hint="eastAsia" w:ascii="Times New Roman" w:hAnsi="Times New Roman" w:cs="Times New Roman" w:eastAsiaTheme="majorEastAsia"/>
          <w:b/>
          <w:bCs/>
          <w:sz w:val="28"/>
          <w:szCs w:val="28"/>
        </w:rPr>
        <w:t>选择散点整体颜色的任务</w:t>
      </w:r>
      <w:r>
        <w:rPr>
          <w:rFonts w:ascii="Times New Roman" w:hAnsi="Times New Roman" w:cs="Times New Roman" w:eastAsiaTheme="majorEastAsia"/>
          <w:b/>
          <w:bCs/>
          <w:sz w:val="28"/>
          <w:szCs w:val="28"/>
        </w:rPr>
        <w:t>中，您是否有使用任何策略</w:t>
      </w:r>
    </w:p>
    <w:p w14:paraId="00EAF62B">
      <w:pPr>
        <w:pStyle w:val="33"/>
        <w:numPr>
          <w:ilvl w:val="0"/>
          <w:numId w:val="6"/>
        </w:numPr>
        <w:rPr>
          <w:rFonts w:ascii="Times New Roman" w:hAnsi="Times New Roman" w:cs="Times New Roman" w:eastAsiaTheme="majorEastAsia"/>
          <w:sz w:val="28"/>
          <w:szCs w:val="28"/>
        </w:rPr>
      </w:pPr>
      <w:r>
        <w:rPr>
          <w:rFonts w:ascii="Times New Roman" w:hAnsi="Times New Roman" w:cs="Times New Roman" w:eastAsiaTheme="majorEastAsia"/>
          <w:sz w:val="28"/>
          <w:szCs w:val="28"/>
        </w:rPr>
        <w:t>有</w:t>
      </w:r>
    </w:p>
    <w:p w14:paraId="50F28040">
      <w:pPr>
        <w:pStyle w:val="33"/>
        <w:numPr>
          <w:ilvl w:val="0"/>
          <w:numId w:val="6"/>
        </w:numPr>
        <w:rPr>
          <w:rFonts w:ascii="Times New Roman" w:hAnsi="Times New Roman" w:cs="Times New Roman" w:eastAsiaTheme="majorEastAsia"/>
          <w:sz w:val="28"/>
          <w:szCs w:val="28"/>
        </w:rPr>
      </w:pPr>
      <w:r>
        <w:rPr>
          <w:rFonts w:ascii="Times New Roman" w:hAnsi="Times New Roman" w:cs="Times New Roman" w:eastAsiaTheme="majorEastAsia"/>
          <w:sz w:val="28"/>
          <w:szCs w:val="28"/>
        </w:rPr>
        <w:t>无</w:t>
      </w:r>
    </w:p>
    <w:p w14:paraId="74BBCAF0">
      <w:pPr>
        <w:rPr>
          <w:rFonts w:ascii="Times New Roman" w:hAnsi="Times New Roman" w:cs="Times New Roman" w:eastAsiaTheme="majorEastAsia"/>
          <w:b/>
          <w:bCs/>
          <w:sz w:val="28"/>
          <w:szCs w:val="28"/>
        </w:rPr>
      </w:pPr>
      <w:r>
        <w:rPr>
          <w:rFonts w:hint="eastAsia" w:ascii="Times New Roman" w:hAnsi="Times New Roman" w:cs="Times New Roman" w:eastAsiaTheme="majorEastAsia"/>
          <w:b/>
          <w:bCs/>
          <w:sz w:val="28"/>
          <w:szCs w:val="28"/>
        </w:rPr>
        <w:t>13</w:t>
      </w:r>
      <w:r>
        <w:rPr>
          <w:rFonts w:ascii="Times New Roman" w:hAnsi="Times New Roman" w:cs="Times New Roman" w:eastAsiaTheme="majorEastAsia"/>
          <w:b/>
          <w:bCs/>
          <w:sz w:val="28"/>
          <w:szCs w:val="28"/>
        </w:rPr>
        <w:t>.</w:t>
      </w:r>
      <w:r>
        <w:rPr>
          <w:rFonts w:ascii="Times New Roman" w:hAnsi="Times New Roman" w:eastAsia="宋体" w:cs="Times New Roman"/>
          <w:b/>
          <w:bCs/>
          <w:color w:val="A5D6FF"/>
          <w:kern w:val="0"/>
          <w:szCs w:val="21"/>
        </w:rPr>
        <w:t xml:space="preserve"> </w:t>
      </w:r>
      <w:r>
        <w:rPr>
          <w:rFonts w:ascii="Times New Roman" w:hAnsi="Times New Roman" w:cs="Times New Roman" w:eastAsiaTheme="majorEastAsia"/>
          <w:b/>
          <w:bCs/>
          <w:sz w:val="28"/>
          <w:szCs w:val="28"/>
        </w:rPr>
        <w:t>在</w:t>
      </w:r>
      <w:r>
        <w:rPr>
          <w:rFonts w:hint="eastAsia" w:ascii="Times New Roman" w:hAnsi="Times New Roman" w:cs="Times New Roman" w:eastAsiaTheme="majorEastAsia"/>
          <w:b/>
          <w:bCs/>
          <w:sz w:val="28"/>
          <w:szCs w:val="28"/>
        </w:rPr>
        <w:t>选择散点整体的任务</w:t>
      </w:r>
      <w:r>
        <w:rPr>
          <w:rFonts w:ascii="Times New Roman" w:hAnsi="Times New Roman" w:cs="Times New Roman" w:eastAsiaTheme="majorEastAsia"/>
          <w:b/>
          <w:bCs/>
          <w:sz w:val="28"/>
          <w:szCs w:val="28"/>
        </w:rPr>
        <w:t>中，您是否有使用任何策略</w:t>
      </w:r>
    </w:p>
    <w:p w14:paraId="63654A5D">
      <w:pPr>
        <w:pStyle w:val="33"/>
        <w:numPr>
          <w:ilvl w:val="0"/>
          <w:numId w:val="6"/>
        </w:numPr>
        <w:rPr>
          <w:rFonts w:ascii="Times New Roman" w:hAnsi="Times New Roman" w:cs="Times New Roman" w:eastAsiaTheme="majorEastAsia"/>
          <w:sz w:val="28"/>
          <w:szCs w:val="28"/>
        </w:rPr>
      </w:pPr>
      <w:r>
        <w:rPr>
          <w:rFonts w:ascii="Times New Roman" w:hAnsi="Times New Roman" w:cs="Times New Roman" w:eastAsiaTheme="majorEastAsia"/>
          <w:sz w:val="28"/>
          <w:szCs w:val="28"/>
        </w:rPr>
        <w:t>有</w:t>
      </w:r>
    </w:p>
    <w:p w14:paraId="3FE2CD0B">
      <w:pPr>
        <w:pStyle w:val="33"/>
        <w:numPr>
          <w:ilvl w:val="0"/>
          <w:numId w:val="6"/>
        </w:numPr>
        <w:rPr>
          <w:rFonts w:ascii="Times New Roman" w:hAnsi="Times New Roman" w:cs="Times New Roman" w:eastAsiaTheme="majorEastAsia"/>
          <w:sz w:val="28"/>
          <w:szCs w:val="28"/>
        </w:rPr>
      </w:pPr>
      <w:r>
        <w:rPr>
          <w:rFonts w:ascii="Times New Roman" w:hAnsi="Times New Roman" w:cs="Times New Roman" w:eastAsiaTheme="majorEastAsia"/>
          <w:sz w:val="28"/>
          <w:szCs w:val="28"/>
        </w:rPr>
        <w:t>无</w:t>
      </w:r>
    </w:p>
    <w:p w14:paraId="0D4842CC">
      <w:pPr>
        <w:ind w:left="420"/>
      </w:pPr>
    </w:p>
    <w:p w14:paraId="1CC1BC07">
      <w:pPr>
        <w:rPr>
          <w:rFonts w:ascii="Times New Roman" w:hAnsi="Times New Roman" w:cs="Times New Roman" w:eastAsiaTheme="majorEastAsia"/>
          <w:b/>
          <w:bCs/>
          <w:sz w:val="28"/>
          <w:szCs w:val="28"/>
        </w:rPr>
      </w:pPr>
      <w:r>
        <w:rPr>
          <w:rFonts w:hint="eastAsia" w:ascii="Times New Roman" w:hAnsi="Times New Roman" w:cs="Times New Roman" w:eastAsiaTheme="majorEastAsia"/>
          <w:b/>
          <w:bCs/>
          <w:sz w:val="28"/>
          <w:szCs w:val="28"/>
        </w:rPr>
        <w:t>14</w:t>
      </w:r>
      <w:r>
        <w:rPr>
          <w:rFonts w:ascii="Times New Roman" w:hAnsi="Times New Roman" w:cs="Times New Roman" w:eastAsiaTheme="majorEastAsia"/>
          <w:b/>
          <w:bCs/>
          <w:sz w:val="28"/>
          <w:szCs w:val="28"/>
        </w:rPr>
        <w:t>.</w:t>
      </w:r>
      <w:r>
        <w:rPr>
          <w:rFonts w:ascii="Times New Roman" w:hAnsi="Times New Roman" w:eastAsia="宋体" w:cs="Times New Roman"/>
          <w:b/>
          <w:bCs/>
          <w:color w:val="A5D6FF"/>
          <w:kern w:val="0"/>
          <w:szCs w:val="21"/>
        </w:rPr>
        <w:t xml:space="preserve"> </w:t>
      </w:r>
      <w:r>
        <w:rPr>
          <w:rFonts w:hint="eastAsia" w:ascii="Times New Roman" w:hAnsi="Times New Roman" w:cs="Times New Roman" w:eastAsiaTheme="majorEastAsia"/>
          <w:b/>
          <w:bCs/>
          <w:sz w:val="28"/>
          <w:szCs w:val="28"/>
        </w:rPr>
        <w:t>不同</w:t>
      </w:r>
      <w:r>
        <w:rPr>
          <w:rFonts w:ascii="Times New Roman" w:hAnsi="Times New Roman" w:cs="Times New Roman" w:eastAsiaTheme="majorEastAsia"/>
          <w:b/>
          <w:bCs/>
          <w:sz w:val="28"/>
          <w:szCs w:val="28"/>
        </w:rPr>
        <w:t>选择任务的策略</w:t>
      </w:r>
      <w:r>
        <w:rPr>
          <w:rFonts w:ascii="Times New Roman" w:hAnsi="Times New Roman" w:cs="Times New Roman" w:eastAsiaTheme="majorEastAsia"/>
          <w:b/>
          <w:bCs/>
          <w:color w:val="EE0000"/>
          <w:sz w:val="28"/>
          <w:szCs w:val="28"/>
        </w:rPr>
        <w:t>【策略对不同任务的影响】</w:t>
      </w:r>
    </w:p>
    <w:p w14:paraId="1D03732B">
      <w:pPr>
        <w:pStyle w:val="33"/>
        <w:numPr>
          <w:ilvl w:val="0"/>
          <w:numId w:val="7"/>
        </w:numPr>
        <w:rPr>
          <w:rFonts w:ascii="Times New Roman" w:hAnsi="Times New Roman" w:cs="Times New Roman" w:eastAsiaTheme="majorEastAsia"/>
          <w:sz w:val="28"/>
          <w:szCs w:val="28"/>
        </w:rPr>
      </w:pPr>
      <w:r>
        <w:rPr>
          <w:rFonts w:ascii="Times New Roman" w:hAnsi="Times New Roman" w:cs="Times New Roman" w:eastAsiaTheme="majorEastAsia"/>
          <w:sz w:val="28"/>
          <w:szCs w:val="28"/>
        </w:rPr>
        <w:t>相同</w:t>
      </w:r>
    </w:p>
    <w:p w14:paraId="4A6BDC31">
      <w:pPr>
        <w:pStyle w:val="33"/>
        <w:numPr>
          <w:ilvl w:val="0"/>
          <w:numId w:val="7"/>
        </w:numPr>
        <w:rPr>
          <w:rFonts w:ascii="Times New Roman" w:hAnsi="Times New Roman" w:cs="Times New Roman" w:eastAsiaTheme="majorEastAsia"/>
          <w:sz w:val="28"/>
          <w:szCs w:val="28"/>
        </w:rPr>
      </w:pPr>
      <w:r>
        <w:rPr>
          <w:rFonts w:ascii="Times New Roman" w:hAnsi="Times New Roman" w:cs="Times New Roman" w:eastAsiaTheme="majorEastAsia"/>
          <w:sz w:val="28"/>
          <w:szCs w:val="28"/>
        </w:rPr>
        <w:t>不同</w:t>
      </w:r>
    </w:p>
    <w:p w14:paraId="5E794277">
      <w:pPr>
        <w:rPr>
          <w:rFonts w:ascii="Times New Roman" w:hAnsi="Times New Roman" w:cs="Times New Roman" w:eastAsiaTheme="majorEastAsia"/>
          <w:b/>
          <w:bCs/>
          <w:sz w:val="28"/>
          <w:szCs w:val="28"/>
        </w:rPr>
      </w:pPr>
      <w:r>
        <w:rPr>
          <w:rFonts w:hint="eastAsia" w:ascii="Times New Roman" w:hAnsi="Times New Roman" w:cs="Times New Roman" w:eastAsiaTheme="majorEastAsia"/>
          <w:b/>
          <w:bCs/>
          <w:sz w:val="28"/>
          <w:szCs w:val="28"/>
        </w:rPr>
        <w:t>15</w:t>
      </w:r>
      <w:r>
        <w:rPr>
          <w:rFonts w:ascii="Times New Roman" w:hAnsi="Times New Roman" w:cs="Times New Roman" w:eastAsiaTheme="majorEastAsia"/>
          <w:b/>
          <w:bCs/>
          <w:sz w:val="28"/>
          <w:szCs w:val="28"/>
        </w:rPr>
        <w:t>. 如果策略不同，哪一个任务策略变化最大</w:t>
      </w:r>
    </w:p>
    <w:p w14:paraId="47916BD3">
      <w:pPr>
        <w:pStyle w:val="33"/>
        <w:numPr>
          <w:ilvl w:val="0"/>
          <w:numId w:val="8"/>
        </w:numPr>
        <w:rPr>
          <w:rFonts w:ascii="Times New Roman" w:hAnsi="Times New Roman" w:cs="Times New Roman" w:eastAsiaTheme="majorEastAsia"/>
          <w:sz w:val="28"/>
          <w:szCs w:val="28"/>
        </w:rPr>
      </w:pPr>
      <w:r>
        <w:rPr>
          <w:rFonts w:ascii="Times New Roman" w:hAnsi="Times New Roman" w:cs="Times New Roman" w:eastAsiaTheme="majorEastAsia"/>
          <w:sz w:val="28"/>
          <w:szCs w:val="28"/>
        </w:rPr>
        <w:t>选择</w:t>
      </w:r>
      <w:r>
        <w:rPr>
          <w:rFonts w:hint="eastAsia" w:ascii="Times New Roman" w:hAnsi="Times New Roman" w:cs="Times New Roman" w:eastAsiaTheme="majorEastAsia"/>
          <w:sz w:val="28"/>
          <w:szCs w:val="28"/>
        </w:rPr>
        <w:t>散点代</w:t>
      </w:r>
      <w:r>
        <w:rPr>
          <w:rFonts w:ascii="Times New Roman" w:hAnsi="Times New Roman" w:cs="Times New Roman" w:eastAsiaTheme="majorEastAsia"/>
          <w:sz w:val="28"/>
          <w:szCs w:val="28"/>
        </w:rPr>
        <w:t>表谁</w:t>
      </w:r>
      <w:r>
        <w:rPr>
          <w:rFonts w:hint="eastAsia" w:ascii="Times New Roman" w:hAnsi="Times New Roman" w:cs="Times New Roman" w:eastAsiaTheme="majorEastAsia"/>
          <w:sz w:val="28"/>
          <w:szCs w:val="28"/>
        </w:rPr>
        <w:t>的任务</w:t>
      </w:r>
    </w:p>
    <w:p w14:paraId="402F4D8A">
      <w:pPr>
        <w:pStyle w:val="33"/>
        <w:numPr>
          <w:ilvl w:val="0"/>
          <w:numId w:val="9"/>
        </w:numPr>
        <w:rPr>
          <w:rFonts w:ascii="Times New Roman" w:hAnsi="Times New Roman" w:cs="Times New Roman" w:eastAsiaTheme="majorEastAsia"/>
          <w:sz w:val="28"/>
          <w:szCs w:val="28"/>
        </w:rPr>
      </w:pPr>
      <w:r>
        <w:rPr>
          <w:rFonts w:ascii="Times New Roman" w:hAnsi="Times New Roman" w:cs="Times New Roman" w:eastAsiaTheme="majorEastAsia"/>
          <w:sz w:val="28"/>
          <w:szCs w:val="28"/>
        </w:rPr>
        <w:t>选择</w:t>
      </w:r>
      <w:r>
        <w:rPr>
          <w:rFonts w:hint="eastAsia" w:ascii="Times New Roman" w:hAnsi="Times New Roman" w:cs="Times New Roman" w:eastAsiaTheme="majorEastAsia"/>
          <w:sz w:val="28"/>
          <w:szCs w:val="28"/>
        </w:rPr>
        <w:t>散点</w:t>
      </w:r>
      <w:r>
        <w:rPr>
          <w:rFonts w:ascii="Times New Roman" w:hAnsi="Times New Roman" w:cs="Times New Roman" w:eastAsiaTheme="majorEastAsia"/>
          <w:sz w:val="28"/>
          <w:szCs w:val="28"/>
        </w:rPr>
        <w:t>整体颜色</w:t>
      </w:r>
      <w:r>
        <w:rPr>
          <w:rFonts w:hint="eastAsia" w:ascii="Times New Roman" w:hAnsi="Times New Roman" w:cs="Times New Roman" w:eastAsiaTheme="majorEastAsia"/>
          <w:sz w:val="28"/>
          <w:szCs w:val="28"/>
        </w:rPr>
        <w:t>任务</w:t>
      </w:r>
    </w:p>
    <w:p w14:paraId="192717AE">
      <w:pPr>
        <w:pStyle w:val="33"/>
        <w:numPr>
          <w:ilvl w:val="0"/>
          <w:numId w:val="8"/>
        </w:numPr>
        <w:rPr>
          <w:rFonts w:ascii="Times New Roman" w:hAnsi="Times New Roman" w:cs="Times New Roman" w:eastAsiaTheme="majorEastAsia"/>
          <w:sz w:val="28"/>
          <w:szCs w:val="28"/>
        </w:rPr>
      </w:pPr>
      <w:r>
        <w:rPr>
          <w:rFonts w:ascii="Times New Roman" w:hAnsi="Times New Roman" w:cs="Times New Roman" w:eastAsiaTheme="majorEastAsia"/>
          <w:sz w:val="28"/>
          <w:szCs w:val="28"/>
        </w:rPr>
        <w:t>选择</w:t>
      </w:r>
      <w:r>
        <w:rPr>
          <w:rFonts w:hint="eastAsia" w:ascii="Times New Roman" w:hAnsi="Times New Roman" w:cs="Times New Roman" w:eastAsiaTheme="majorEastAsia"/>
          <w:sz w:val="28"/>
          <w:szCs w:val="28"/>
        </w:rPr>
        <w:t>散点</w:t>
      </w:r>
      <w:r>
        <w:rPr>
          <w:rFonts w:ascii="Times New Roman" w:hAnsi="Times New Roman" w:cs="Times New Roman" w:eastAsiaTheme="majorEastAsia"/>
          <w:sz w:val="28"/>
          <w:szCs w:val="28"/>
        </w:rPr>
        <w:t>整体形状</w:t>
      </w:r>
      <w:r>
        <w:rPr>
          <w:rFonts w:hint="eastAsia" w:ascii="Times New Roman" w:hAnsi="Times New Roman" w:cs="Times New Roman" w:eastAsiaTheme="majorEastAsia"/>
          <w:sz w:val="28"/>
          <w:szCs w:val="28"/>
        </w:rPr>
        <w:t>的任务</w:t>
      </w:r>
    </w:p>
    <w:p w14:paraId="24454D74">
      <w:pPr>
        <w:rPr>
          <w:rFonts w:hint="eastAsia" w:asciiTheme="majorEastAsia" w:hAnsiTheme="majorEastAsia" w:eastAsiaTheme="majorEastAsia"/>
          <w:b/>
          <w:bCs/>
          <w:sz w:val="28"/>
          <w:szCs w:val="28"/>
        </w:rPr>
      </w:pPr>
      <w:r>
        <w:rPr>
          <w:rFonts w:asciiTheme="majorEastAsia" w:hAnsiTheme="majorEastAsia" w:eastAsiaTheme="majorEastAsia"/>
          <w:b/>
          <w:bCs/>
          <w:sz w:val="28"/>
          <w:szCs w:val="28"/>
        </w:rPr>
        <w:t>1</w:t>
      </w:r>
      <w:r>
        <w:rPr>
          <w:rFonts w:hint="eastAsia" w:asciiTheme="majorEastAsia" w:hAnsiTheme="majorEastAsia" w:eastAsiaTheme="majorEastAsia"/>
          <w:b/>
          <w:bCs/>
          <w:sz w:val="28"/>
          <w:szCs w:val="28"/>
        </w:rPr>
        <w:t>6</w:t>
      </w:r>
      <w:r>
        <w:rPr>
          <w:rFonts w:asciiTheme="majorEastAsia" w:hAnsiTheme="majorEastAsia" w:eastAsiaTheme="majorEastAsia"/>
          <w:b/>
          <w:bCs/>
          <w:sz w:val="28"/>
          <w:szCs w:val="28"/>
        </w:rPr>
        <w:t xml:space="preserve">. </w:t>
      </w:r>
      <w:r>
        <w:rPr>
          <w:rFonts w:hint="eastAsia" w:asciiTheme="majorEastAsia" w:hAnsiTheme="majorEastAsia" w:eastAsiaTheme="majorEastAsia"/>
          <w:b/>
          <w:bCs/>
          <w:sz w:val="28"/>
          <w:szCs w:val="28"/>
        </w:rPr>
        <w:t>实验中是否有特定线索或信息提升作答表现</w:t>
      </w:r>
    </w:p>
    <w:p w14:paraId="43B283D8">
      <w:pPr>
        <w:rPr>
          <w:rFonts w:ascii="Times New Roman" w:hAnsi="Times New Roman" w:cs="Times New Roman" w:eastAsiaTheme="majorEastAsia"/>
          <w:sz w:val="28"/>
          <w:szCs w:val="28"/>
        </w:rPr>
      </w:pPr>
      <w:r>
        <w:rPr>
          <w:rFonts w:ascii="Times New Roman" w:hAnsi="Times New Roman" w:cs="Times New Roman" w:eastAsiaTheme="majorEastAsia"/>
          <w:sz w:val="28"/>
          <w:szCs w:val="28"/>
        </w:rPr>
        <w:t>[需要输入文字]</w:t>
      </w:r>
    </w:p>
    <w:p w14:paraId="02A86418">
      <w:pPr>
        <w:jc w:val="center"/>
        <w:rPr>
          <w:rFonts w:ascii="Times New Roman" w:hAnsi="Times New Roman" w:cs="Times New Roman" w:eastAsiaTheme="majorEastAsia"/>
          <w:b/>
          <w:bCs/>
          <w:sz w:val="28"/>
          <w:szCs w:val="28"/>
        </w:rPr>
      </w:pPr>
      <w:r>
        <w:rPr>
          <w:rFonts w:hint="eastAsia" w:ascii="Times New Roman" w:hAnsi="Times New Roman" w:cs="Times New Roman" w:eastAsiaTheme="majorEastAsia"/>
          <w:b/>
          <w:bCs/>
          <w:sz w:val="28"/>
          <w:szCs w:val="28"/>
        </w:rPr>
        <w:t>第五部分：外部奖励</w:t>
      </w:r>
    </w:p>
    <w:p w14:paraId="5F649535">
      <w:pPr>
        <w:rPr>
          <w:rFonts w:ascii="Times New Roman" w:hAnsi="Times New Roman" w:cs="Times New Roman" w:eastAsiaTheme="majorEastAsia"/>
          <w:b/>
          <w:bCs/>
          <w:sz w:val="28"/>
          <w:szCs w:val="28"/>
        </w:rPr>
      </w:pPr>
      <w:r>
        <w:rPr>
          <w:rFonts w:hint="eastAsia" w:ascii="Times New Roman" w:hAnsi="Times New Roman" w:cs="Times New Roman" w:eastAsiaTheme="majorEastAsia"/>
          <w:b/>
          <w:bCs/>
          <w:sz w:val="28"/>
          <w:szCs w:val="28"/>
        </w:rPr>
        <w:t>17</w:t>
      </w:r>
      <w:r>
        <w:rPr>
          <w:rFonts w:ascii="Times New Roman" w:hAnsi="Times New Roman" w:cs="Times New Roman" w:eastAsiaTheme="majorEastAsia"/>
          <w:b/>
          <w:bCs/>
          <w:sz w:val="28"/>
          <w:szCs w:val="28"/>
        </w:rPr>
        <w:t>.</w:t>
      </w:r>
      <w:r>
        <w:rPr>
          <w:rFonts w:ascii="Times New Roman" w:hAnsi="Times New Roman" w:eastAsia="宋体" w:cs="Times New Roman"/>
          <w:b/>
          <w:bCs/>
          <w:color w:val="A5D6FF"/>
          <w:kern w:val="0"/>
          <w:szCs w:val="21"/>
        </w:rPr>
        <w:t xml:space="preserve"> </w:t>
      </w:r>
      <w:r>
        <w:rPr>
          <w:rFonts w:hint="eastAsia" w:ascii="Times New Roman" w:hAnsi="Times New Roman" w:cs="Times New Roman" w:eastAsiaTheme="majorEastAsia"/>
          <w:b/>
          <w:bCs/>
          <w:sz w:val="28"/>
          <w:szCs w:val="28"/>
        </w:rPr>
        <w:t>当前任务的报酬对您完成任务的影响</w:t>
      </w:r>
    </w:p>
    <w:p w14:paraId="30BD03B2">
      <w:pPr>
        <w:pStyle w:val="33"/>
        <w:numPr>
          <w:ilvl w:val="0"/>
          <w:numId w:val="5"/>
        </w:numPr>
        <w:rPr>
          <w:rFonts w:ascii="Times New Roman" w:hAnsi="Times New Roman" w:cs="Times New Roman" w:eastAsiaTheme="majorEastAsia"/>
          <w:sz w:val="28"/>
          <w:szCs w:val="28"/>
        </w:rPr>
      </w:pPr>
      <w:r>
        <w:rPr>
          <w:rFonts w:hint="eastAsia" w:ascii="Times New Roman" w:hAnsi="Times New Roman" w:cs="Times New Roman" w:eastAsiaTheme="majorEastAsia"/>
          <w:sz w:val="28"/>
          <w:szCs w:val="28"/>
        </w:rPr>
        <w:t>报酬较低，希望尽快结束</w:t>
      </w:r>
    </w:p>
    <w:p w14:paraId="28E5A7E5">
      <w:pPr>
        <w:pStyle w:val="33"/>
        <w:numPr>
          <w:ilvl w:val="0"/>
          <w:numId w:val="5"/>
        </w:numPr>
        <w:rPr>
          <w:rFonts w:ascii="Times New Roman" w:hAnsi="Times New Roman" w:cs="Times New Roman" w:eastAsiaTheme="majorEastAsia"/>
          <w:sz w:val="28"/>
          <w:szCs w:val="28"/>
        </w:rPr>
      </w:pPr>
      <w:r>
        <w:rPr>
          <w:rFonts w:hint="eastAsia" w:ascii="Times New Roman" w:hAnsi="Times New Roman" w:cs="Times New Roman" w:eastAsiaTheme="majorEastAsia"/>
          <w:sz w:val="28"/>
          <w:szCs w:val="28"/>
        </w:rPr>
        <w:t>报酬较低，缺乏动力</w:t>
      </w:r>
    </w:p>
    <w:p w14:paraId="5E439DA7">
      <w:pPr>
        <w:pStyle w:val="33"/>
        <w:numPr>
          <w:ilvl w:val="0"/>
          <w:numId w:val="5"/>
        </w:numPr>
        <w:rPr>
          <w:rFonts w:ascii="Times New Roman" w:hAnsi="Times New Roman" w:cs="Times New Roman" w:eastAsiaTheme="majorEastAsia"/>
          <w:sz w:val="28"/>
          <w:szCs w:val="28"/>
        </w:rPr>
      </w:pPr>
      <w:r>
        <w:rPr>
          <w:rFonts w:hint="eastAsia" w:ascii="Times New Roman" w:hAnsi="Times New Roman" w:cs="Times New Roman" w:eastAsiaTheme="majorEastAsia"/>
          <w:sz w:val="28"/>
          <w:szCs w:val="28"/>
        </w:rPr>
        <w:t>报酬适中，对我的作答没有影响</w:t>
      </w:r>
    </w:p>
    <w:p w14:paraId="5B7C7F02">
      <w:pPr>
        <w:pStyle w:val="33"/>
        <w:numPr>
          <w:ilvl w:val="0"/>
          <w:numId w:val="5"/>
        </w:numPr>
        <w:rPr>
          <w:rFonts w:ascii="Times New Roman" w:hAnsi="Times New Roman" w:cs="Times New Roman" w:eastAsiaTheme="majorEastAsia"/>
          <w:sz w:val="28"/>
          <w:szCs w:val="28"/>
        </w:rPr>
      </w:pPr>
      <w:r>
        <w:rPr>
          <w:rFonts w:hint="eastAsia" w:ascii="Times New Roman" w:hAnsi="Times New Roman" w:cs="Times New Roman" w:eastAsiaTheme="majorEastAsia"/>
          <w:sz w:val="28"/>
          <w:szCs w:val="28"/>
        </w:rPr>
        <w:t>报酬较高，促使我更认真完成</w:t>
      </w:r>
    </w:p>
    <w:p w14:paraId="6947B3C9">
      <w:pPr>
        <w:pStyle w:val="33"/>
        <w:numPr>
          <w:ilvl w:val="0"/>
          <w:numId w:val="5"/>
        </w:numPr>
        <w:rPr>
          <w:rFonts w:ascii="Times New Roman" w:hAnsi="Times New Roman" w:cs="Times New Roman" w:eastAsiaTheme="majorEastAsia"/>
          <w:sz w:val="28"/>
          <w:szCs w:val="28"/>
        </w:rPr>
      </w:pPr>
      <w:r>
        <w:rPr>
          <w:rFonts w:hint="eastAsia" w:ascii="Times New Roman" w:hAnsi="Times New Roman" w:cs="Times New Roman" w:eastAsiaTheme="majorEastAsia"/>
          <w:sz w:val="28"/>
          <w:szCs w:val="28"/>
        </w:rPr>
        <w:t>报酬较高，担心出错而紧张</w:t>
      </w:r>
      <w:r>
        <w:rPr>
          <w:rFonts w:ascii="Times New Roman" w:hAnsi="Times New Roman" w:cs="Times New Roman" w:eastAsiaTheme="majorEastAsia"/>
          <w:sz w:val="28"/>
          <w:szCs w:val="28"/>
        </w:rPr>
        <w:t xml:space="preserve"> </w:t>
      </w:r>
    </w:p>
    <w:p w14:paraId="646B3629">
      <w:pPr>
        <w:pStyle w:val="33"/>
        <w:numPr>
          <w:ilvl w:val="0"/>
          <w:numId w:val="5"/>
        </w:numPr>
        <w:rPr>
          <w:rFonts w:ascii="Times New Roman" w:hAnsi="Times New Roman" w:cs="Times New Roman" w:eastAsiaTheme="majorEastAsia"/>
          <w:sz w:val="28"/>
          <w:szCs w:val="28"/>
        </w:rPr>
      </w:pPr>
      <w:r>
        <w:rPr>
          <w:rFonts w:hint="eastAsia" w:ascii="Times New Roman" w:hAnsi="Times New Roman" w:cs="Times New Roman" w:eastAsiaTheme="majorEastAsia"/>
          <w:sz w:val="28"/>
          <w:szCs w:val="28"/>
        </w:rPr>
        <w:t>其他</w:t>
      </w:r>
    </w:p>
    <w:p w14:paraId="628F8033">
      <w:pPr>
        <w:rPr>
          <w:rFonts w:hint="eastAsia" w:asciiTheme="majorEastAsia" w:hAnsiTheme="majorEastAsia" w:eastAsiaTheme="majorEastAsia"/>
          <w:sz w:val="28"/>
          <w:szCs w:val="28"/>
        </w:rPr>
      </w:pPr>
    </w:p>
    <w:p w14:paraId="0B5DAFA3">
      <w:pPr>
        <w:rPr>
          <w:rFonts w:hint="eastAsia" w:asciiTheme="majorEastAsia" w:hAnsiTheme="majorEastAsia" w:eastAsiaTheme="majorEastAsia"/>
          <w:sz w:val="28"/>
          <w:szCs w:val="28"/>
        </w:rPr>
      </w:pPr>
      <w:r>
        <w:rPr>
          <w:rFonts w:hint="eastAsia" w:asciiTheme="majorEastAsia" w:hAnsiTheme="majorEastAsia" w:eastAsiaTheme="majorEastAsia"/>
          <w:sz w:val="28"/>
          <w:szCs w:val="28"/>
        </w:rPr>
        <w:br w:type="page"/>
      </w:r>
    </w:p>
    <w:p w14:paraId="40F45996">
      <w:pPr>
        <w:spacing w:before="312" w:beforeLines="100" w:after="312" w:afterLines="100"/>
        <w:jc w:val="center"/>
        <w:rPr>
          <w:rFonts w:hint="eastAsia" w:asciiTheme="majorEastAsia" w:hAnsiTheme="majorEastAsia" w:eastAsiaTheme="majorEastAsia"/>
          <w:b/>
          <w:bCs/>
          <w:sz w:val="32"/>
          <w:szCs w:val="32"/>
        </w:rPr>
      </w:pPr>
      <w:r>
        <w:rPr>
          <w:rFonts w:hint="eastAsia" w:asciiTheme="majorEastAsia" w:hAnsiTheme="majorEastAsia" w:eastAsiaTheme="majorEastAsia"/>
          <w:b/>
          <w:bCs/>
          <w:sz w:val="32"/>
          <w:szCs w:val="32"/>
        </w:rPr>
        <w:t>事后动机问卷</w:t>
      </w:r>
    </w:p>
    <w:p w14:paraId="5C899A76">
      <w:pPr>
        <w:rPr>
          <w:rFonts w:hint="eastAsia" w:asciiTheme="majorEastAsia" w:hAnsiTheme="majorEastAsia" w:eastAsiaTheme="majorEastAsia"/>
          <w:sz w:val="28"/>
          <w:szCs w:val="28"/>
        </w:rPr>
      </w:pPr>
      <w:r>
        <w:rPr>
          <w:rFonts w:hint="eastAsia" w:asciiTheme="majorEastAsia" w:hAnsiTheme="majorEastAsia" w:eastAsiaTheme="majorEastAsia"/>
          <w:sz w:val="28"/>
          <w:szCs w:val="28"/>
        </w:rPr>
        <w:t>下面几个问题主要针对您刚才的整个实验任务，请您选择合适的选项</w:t>
      </w:r>
    </w:p>
    <w:p w14:paraId="2C9D71D6">
      <w:pPr>
        <w:rPr>
          <w:rFonts w:hint="eastAsia" w:asciiTheme="majorEastAsia" w:hAnsiTheme="majorEastAsia" w:eastAsia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/>
          <w:b/>
          <w:bCs/>
          <w:sz w:val="28"/>
          <w:szCs w:val="28"/>
        </w:rPr>
        <w:t>1. 我希望自己的表现优于大多数人</w:t>
      </w:r>
    </w:p>
    <w:p w14:paraId="3C71D672">
      <w:pPr>
        <w:pStyle w:val="33"/>
        <w:numPr>
          <w:ilvl w:val="0"/>
          <w:numId w:val="10"/>
        </w:numPr>
        <w:rPr>
          <w:rFonts w:hint="eastAsia" w:asciiTheme="majorEastAsia" w:hAnsiTheme="majorEastAsia" w:eastAsiaTheme="majorEastAsia"/>
          <w:sz w:val="28"/>
          <w:szCs w:val="28"/>
        </w:rPr>
      </w:pPr>
      <w:r>
        <w:rPr>
          <w:rFonts w:hint="eastAsia" w:asciiTheme="majorEastAsia" w:hAnsiTheme="majorEastAsia" w:eastAsiaTheme="majorEastAsia"/>
          <w:sz w:val="28"/>
          <w:szCs w:val="28"/>
        </w:rPr>
        <w:t>完全不符合</w:t>
      </w:r>
    </w:p>
    <w:p w14:paraId="2D014C7C">
      <w:pPr>
        <w:pStyle w:val="33"/>
        <w:numPr>
          <w:ilvl w:val="0"/>
          <w:numId w:val="10"/>
        </w:numPr>
        <w:rPr>
          <w:rFonts w:hint="eastAsia" w:asciiTheme="majorEastAsia" w:hAnsiTheme="majorEastAsia" w:eastAsiaTheme="majorEastAsia"/>
          <w:sz w:val="28"/>
          <w:szCs w:val="28"/>
        </w:rPr>
      </w:pPr>
      <w:r>
        <w:rPr>
          <w:rFonts w:hint="eastAsia" w:asciiTheme="majorEastAsia" w:hAnsiTheme="majorEastAsia" w:eastAsiaTheme="majorEastAsia"/>
          <w:sz w:val="28"/>
          <w:szCs w:val="28"/>
        </w:rPr>
        <w:t>不太符合</w:t>
      </w:r>
    </w:p>
    <w:p w14:paraId="0AD5F4F6">
      <w:pPr>
        <w:pStyle w:val="33"/>
        <w:numPr>
          <w:ilvl w:val="0"/>
          <w:numId w:val="10"/>
        </w:numPr>
        <w:rPr>
          <w:rFonts w:hint="eastAsia" w:asciiTheme="majorEastAsia" w:hAnsiTheme="majorEastAsia" w:eastAsiaTheme="majorEastAsia"/>
          <w:sz w:val="28"/>
          <w:szCs w:val="28"/>
        </w:rPr>
      </w:pPr>
      <w:r>
        <w:rPr>
          <w:rFonts w:hint="eastAsia" w:asciiTheme="majorEastAsia" w:hAnsiTheme="majorEastAsia" w:eastAsiaTheme="majorEastAsia"/>
          <w:sz w:val="28"/>
          <w:szCs w:val="28"/>
        </w:rPr>
        <w:t>有点符合</w:t>
      </w:r>
    </w:p>
    <w:p w14:paraId="77764AD9">
      <w:pPr>
        <w:pStyle w:val="33"/>
        <w:numPr>
          <w:ilvl w:val="0"/>
          <w:numId w:val="10"/>
        </w:numPr>
        <w:rPr>
          <w:rFonts w:hint="eastAsia" w:asciiTheme="majorEastAsia" w:hAnsiTheme="majorEastAsia" w:eastAsiaTheme="majorEastAsia"/>
          <w:sz w:val="28"/>
          <w:szCs w:val="28"/>
        </w:rPr>
      </w:pPr>
      <w:r>
        <w:rPr>
          <w:rFonts w:hint="eastAsia" w:asciiTheme="majorEastAsia" w:hAnsiTheme="majorEastAsia" w:eastAsiaTheme="majorEastAsia"/>
          <w:sz w:val="28"/>
          <w:szCs w:val="28"/>
        </w:rPr>
        <w:t>比较符合</w:t>
      </w:r>
    </w:p>
    <w:p w14:paraId="39F44B46">
      <w:pPr>
        <w:pStyle w:val="33"/>
        <w:numPr>
          <w:ilvl w:val="0"/>
          <w:numId w:val="10"/>
        </w:numPr>
        <w:rPr>
          <w:rFonts w:hint="eastAsia" w:asciiTheme="majorEastAsia" w:hAnsiTheme="majorEastAsia" w:eastAsiaTheme="majorEastAsia"/>
          <w:sz w:val="28"/>
          <w:szCs w:val="28"/>
        </w:rPr>
      </w:pPr>
      <w:r>
        <w:rPr>
          <w:rFonts w:hint="eastAsia" w:asciiTheme="majorEastAsia" w:hAnsiTheme="majorEastAsia" w:eastAsiaTheme="majorEastAsia"/>
          <w:sz w:val="28"/>
          <w:szCs w:val="28"/>
        </w:rPr>
        <w:t>完全符合</w:t>
      </w:r>
    </w:p>
    <w:p w14:paraId="74B6F104">
      <w:pPr>
        <w:rPr>
          <w:rFonts w:hint="eastAsia" w:asciiTheme="majorEastAsia" w:hAnsiTheme="majorEastAsia" w:eastAsia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/>
          <w:b/>
          <w:bCs/>
          <w:sz w:val="28"/>
          <w:szCs w:val="28"/>
        </w:rPr>
        <w:t>2. 我渴望把任务做好</w:t>
      </w:r>
    </w:p>
    <w:p w14:paraId="46E0B8B8">
      <w:pPr>
        <w:pStyle w:val="33"/>
        <w:numPr>
          <w:ilvl w:val="0"/>
          <w:numId w:val="10"/>
        </w:numPr>
        <w:rPr>
          <w:rFonts w:hint="eastAsia" w:asciiTheme="majorEastAsia" w:hAnsiTheme="majorEastAsia" w:eastAsiaTheme="majorEastAsia"/>
          <w:sz w:val="28"/>
          <w:szCs w:val="28"/>
        </w:rPr>
      </w:pPr>
      <w:r>
        <w:rPr>
          <w:rFonts w:hint="eastAsia" w:asciiTheme="majorEastAsia" w:hAnsiTheme="majorEastAsia" w:eastAsiaTheme="majorEastAsia"/>
          <w:sz w:val="28"/>
          <w:szCs w:val="28"/>
        </w:rPr>
        <w:t>完全不符合</w:t>
      </w:r>
    </w:p>
    <w:p w14:paraId="361B55FE">
      <w:pPr>
        <w:pStyle w:val="33"/>
        <w:numPr>
          <w:ilvl w:val="0"/>
          <w:numId w:val="10"/>
        </w:numPr>
        <w:rPr>
          <w:rFonts w:hint="eastAsia" w:asciiTheme="majorEastAsia" w:hAnsiTheme="majorEastAsia" w:eastAsiaTheme="majorEastAsia"/>
          <w:sz w:val="28"/>
          <w:szCs w:val="28"/>
        </w:rPr>
      </w:pPr>
      <w:r>
        <w:rPr>
          <w:rFonts w:hint="eastAsia" w:asciiTheme="majorEastAsia" w:hAnsiTheme="majorEastAsia" w:eastAsiaTheme="majorEastAsia"/>
          <w:sz w:val="28"/>
          <w:szCs w:val="28"/>
        </w:rPr>
        <w:t>不太符合</w:t>
      </w:r>
    </w:p>
    <w:p w14:paraId="51BEC15F">
      <w:pPr>
        <w:pStyle w:val="33"/>
        <w:numPr>
          <w:ilvl w:val="0"/>
          <w:numId w:val="10"/>
        </w:numPr>
        <w:rPr>
          <w:rFonts w:hint="eastAsia" w:asciiTheme="majorEastAsia" w:hAnsiTheme="majorEastAsia" w:eastAsiaTheme="majorEastAsia"/>
          <w:sz w:val="28"/>
          <w:szCs w:val="28"/>
        </w:rPr>
      </w:pPr>
      <w:r>
        <w:rPr>
          <w:rFonts w:hint="eastAsia" w:asciiTheme="majorEastAsia" w:hAnsiTheme="majorEastAsia" w:eastAsiaTheme="majorEastAsia"/>
          <w:sz w:val="28"/>
          <w:szCs w:val="28"/>
        </w:rPr>
        <w:t>有点符合</w:t>
      </w:r>
    </w:p>
    <w:p w14:paraId="1E0D3A06">
      <w:pPr>
        <w:pStyle w:val="33"/>
        <w:numPr>
          <w:ilvl w:val="0"/>
          <w:numId w:val="10"/>
        </w:numPr>
        <w:rPr>
          <w:rFonts w:hint="eastAsia" w:asciiTheme="majorEastAsia" w:hAnsiTheme="majorEastAsia" w:eastAsiaTheme="majorEastAsia"/>
          <w:sz w:val="28"/>
          <w:szCs w:val="28"/>
        </w:rPr>
      </w:pPr>
      <w:r>
        <w:rPr>
          <w:rFonts w:hint="eastAsia" w:asciiTheme="majorEastAsia" w:hAnsiTheme="majorEastAsia" w:eastAsiaTheme="majorEastAsia"/>
          <w:sz w:val="28"/>
          <w:szCs w:val="28"/>
        </w:rPr>
        <w:t>比较符合</w:t>
      </w:r>
    </w:p>
    <w:p w14:paraId="63A187B9">
      <w:pPr>
        <w:pStyle w:val="33"/>
        <w:numPr>
          <w:ilvl w:val="0"/>
          <w:numId w:val="10"/>
        </w:numPr>
        <w:rPr>
          <w:rFonts w:hint="eastAsia" w:asciiTheme="majorEastAsia" w:hAnsiTheme="majorEastAsia" w:eastAsiaTheme="majorEastAsia"/>
          <w:sz w:val="28"/>
          <w:szCs w:val="28"/>
        </w:rPr>
      </w:pPr>
      <w:r>
        <w:rPr>
          <w:rFonts w:hint="eastAsia" w:asciiTheme="majorEastAsia" w:hAnsiTheme="majorEastAsia" w:eastAsiaTheme="majorEastAsia"/>
          <w:sz w:val="28"/>
          <w:szCs w:val="28"/>
        </w:rPr>
        <w:t>完全符合</w:t>
      </w:r>
    </w:p>
    <w:p w14:paraId="75ED6A4D">
      <w:pPr>
        <w:rPr>
          <w:rFonts w:hint="eastAsia" w:asciiTheme="majorEastAsia" w:hAnsiTheme="majorEastAsia" w:eastAsia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/>
          <w:b/>
          <w:bCs/>
          <w:sz w:val="28"/>
          <w:szCs w:val="28"/>
        </w:rPr>
        <w:t>3. 完成这个任务是有价值的</w:t>
      </w:r>
    </w:p>
    <w:p w14:paraId="659A6518">
      <w:pPr>
        <w:pStyle w:val="33"/>
        <w:numPr>
          <w:ilvl w:val="0"/>
          <w:numId w:val="10"/>
        </w:numPr>
        <w:rPr>
          <w:rFonts w:hint="eastAsia" w:asciiTheme="majorEastAsia" w:hAnsiTheme="majorEastAsia" w:eastAsiaTheme="majorEastAsia"/>
          <w:sz w:val="28"/>
          <w:szCs w:val="28"/>
        </w:rPr>
      </w:pPr>
      <w:r>
        <w:rPr>
          <w:rFonts w:hint="eastAsia" w:asciiTheme="majorEastAsia" w:hAnsiTheme="majorEastAsia" w:eastAsiaTheme="majorEastAsia"/>
          <w:sz w:val="28"/>
          <w:szCs w:val="28"/>
        </w:rPr>
        <w:t>完全不符合</w:t>
      </w:r>
    </w:p>
    <w:p w14:paraId="6F252C66">
      <w:pPr>
        <w:pStyle w:val="33"/>
        <w:numPr>
          <w:ilvl w:val="0"/>
          <w:numId w:val="10"/>
        </w:numPr>
        <w:rPr>
          <w:rFonts w:hint="eastAsia" w:asciiTheme="majorEastAsia" w:hAnsiTheme="majorEastAsia" w:eastAsiaTheme="majorEastAsia"/>
          <w:sz w:val="28"/>
          <w:szCs w:val="28"/>
        </w:rPr>
      </w:pPr>
      <w:r>
        <w:rPr>
          <w:rFonts w:hint="eastAsia" w:asciiTheme="majorEastAsia" w:hAnsiTheme="majorEastAsia" w:eastAsiaTheme="majorEastAsia"/>
          <w:sz w:val="28"/>
          <w:szCs w:val="28"/>
        </w:rPr>
        <w:t>不太符合</w:t>
      </w:r>
    </w:p>
    <w:p w14:paraId="0025275D">
      <w:pPr>
        <w:pStyle w:val="33"/>
        <w:numPr>
          <w:ilvl w:val="0"/>
          <w:numId w:val="10"/>
        </w:numPr>
        <w:rPr>
          <w:rFonts w:hint="eastAsia" w:asciiTheme="majorEastAsia" w:hAnsiTheme="majorEastAsia" w:eastAsiaTheme="majorEastAsia"/>
          <w:sz w:val="28"/>
          <w:szCs w:val="28"/>
        </w:rPr>
      </w:pPr>
      <w:r>
        <w:rPr>
          <w:rFonts w:hint="eastAsia" w:asciiTheme="majorEastAsia" w:hAnsiTheme="majorEastAsia" w:eastAsiaTheme="majorEastAsia"/>
          <w:sz w:val="28"/>
          <w:szCs w:val="28"/>
        </w:rPr>
        <w:t>有点符合</w:t>
      </w:r>
    </w:p>
    <w:p w14:paraId="2C63DA40">
      <w:pPr>
        <w:pStyle w:val="33"/>
        <w:numPr>
          <w:ilvl w:val="0"/>
          <w:numId w:val="10"/>
        </w:numPr>
        <w:rPr>
          <w:rFonts w:hint="eastAsia" w:asciiTheme="majorEastAsia" w:hAnsiTheme="majorEastAsia" w:eastAsiaTheme="majorEastAsia"/>
          <w:sz w:val="28"/>
          <w:szCs w:val="28"/>
        </w:rPr>
      </w:pPr>
      <w:r>
        <w:rPr>
          <w:rFonts w:hint="eastAsia" w:asciiTheme="majorEastAsia" w:hAnsiTheme="majorEastAsia" w:eastAsiaTheme="majorEastAsia"/>
          <w:sz w:val="28"/>
          <w:szCs w:val="28"/>
        </w:rPr>
        <w:t>比较符合</w:t>
      </w:r>
    </w:p>
    <w:p w14:paraId="2FFF061D">
      <w:pPr>
        <w:pStyle w:val="33"/>
        <w:numPr>
          <w:ilvl w:val="0"/>
          <w:numId w:val="10"/>
        </w:numPr>
        <w:rPr>
          <w:rFonts w:hint="eastAsia" w:asciiTheme="majorEastAsia" w:hAnsiTheme="majorEastAsia" w:eastAsiaTheme="majorEastAsia"/>
          <w:sz w:val="28"/>
          <w:szCs w:val="28"/>
        </w:rPr>
      </w:pPr>
      <w:r>
        <w:rPr>
          <w:rFonts w:hint="eastAsia" w:asciiTheme="majorEastAsia" w:hAnsiTheme="majorEastAsia" w:eastAsiaTheme="majorEastAsia"/>
          <w:sz w:val="28"/>
          <w:szCs w:val="28"/>
        </w:rPr>
        <w:t>完全符合</w:t>
      </w:r>
    </w:p>
    <w:p w14:paraId="268D1A20">
      <w:pPr>
        <w:rPr>
          <w:rFonts w:hint="eastAsia" w:asciiTheme="majorEastAsia" w:hAnsiTheme="majorEastAsia" w:eastAsia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/>
          <w:b/>
          <w:bCs/>
          <w:sz w:val="28"/>
          <w:szCs w:val="28"/>
        </w:rPr>
        <w:t>4. 我其实并不太在意自己的表现</w:t>
      </w:r>
    </w:p>
    <w:p w14:paraId="5348CA40">
      <w:pPr>
        <w:pStyle w:val="33"/>
        <w:numPr>
          <w:ilvl w:val="0"/>
          <w:numId w:val="10"/>
        </w:numPr>
        <w:rPr>
          <w:rFonts w:hint="eastAsia" w:asciiTheme="majorEastAsia" w:hAnsiTheme="majorEastAsia" w:eastAsiaTheme="majorEastAsia"/>
          <w:sz w:val="28"/>
          <w:szCs w:val="28"/>
        </w:rPr>
      </w:pPr>
      <w:r>
        <w:rPr>
          <w:rFonts w:hint="eastAsia" w:asciiTheme="majorEastAsia" w:hAnsiTheme="majorEastAsia" w:eastAsiaTheme="majorEastAsia"/>
          <w:sz w:val="28"/>
          <w:szCs w:val="28"/>
        </w:rPr>
        <w:t>完全不符合</w:t>
      </w:r>
    </w:p>
    <w:p w14:paraId="2A83D32B">
      <w:pPr>
        <w:pStyle w:val="33"/>
        <w:numPr>
          <w:ilvl w:val="0"/>
          <w:numId w:val="10"/>
        </w:numPr>
        <w:rPr>
          <w:rFonts w:hint="eastAsia" w:asciiTheme="majorEastAsia" w:hAnsiTheme="majorEastAsia" w:eastAsiaTheme="majorEastAsia"/>
          <w:sz w:val="28"/>
          <w:szCs w:val="28"/>
        </w:rPr>
      </w:pPr>
      <w:r>
        <w:rPr>
          <w:rFonts w:hint="eastAsia" w:asciiTheme="majorEastAsia" w:hAnsiTheme="majorEastAsia" w:eastAsiaTheme="majorEastAsia"/>
          <w:sz w:val="28"/>
          <w:szCs w:val="28"/>
        </w:rPr>
        <w:t>不太符合</w:t>
      </w:r>
    </w:p>
    <w:p w14:paraId="1E48E1E7">
      <w:pPr>
        <w:pStyle w:val="33"/>
        <w:numPr>
          <w:ilvl w:val="0"/>
          <w:numId w:val="10"/>
        </w:numPr>
        <w:rPr>
          <w:rFonts w:hint="eastAsia" w:asciiTheme="majorEastAsia" w:hAnsiTheme="majorEastAsia" w:eastAsiaTheme="majorEastAsia"/>
          <w:sz w:val="28"/>
          <w:szCs w:val="28"/>
        </w:rPr>
      </w:pPr>
      <w:r>
        <w:rPr>
          <w:rFonts w:hint="eastAsia" w:asciiTheme="majorEastAsia" w:hAnsiTheme="majorEastAsia" w:eastAsiaTheme="majorEastAsia"/>
          <w:sz w:val="28"/>
          <w:szCs w:val="28"/>
        </w:rPr>
        <w:t>有点符合</w:t>
      </w:r>
    </w:p>
    <w:p w14:paraId="6D0F271E">
      <w:pPr>
        <w:pStyle w:val="33"/>
        <w:numPr>
          <w:ilvl w:val="0"/>
          <w:numId w:val="10"/>
        </w:numPr>
        <w:rPr>
          <w:rFonts w:hint="eastAsia" w:asciiTheme="majorEastAsia" w:hAnsiTheme="majorEastAsia" w:eastAsiaTheme="majorEastAsia"/>
          <w:sz w:val="28"/>
          <w:szCs w:val="28"/>
        </w:rPr>
      </w:pPr>
      <w:r>
        <w:rPr>
          <w:rFonts w:hint="eastAsia" w:asciiTheme="majorEastAsia" w:hAnsiTheme="majorEastAsia" w:eastAsiaTheme="majorEastAsia"/>
          <w:sz w:val="28"/>
          <w:szCs w:val="28"/>
        </w:rPr>
        <w:t>比较符合</w:t>
      </w:r>
    </w:p>
    <w:p w14:paraId="0336402E">
      <w:pPr>
        <w:pStyle w:val="33"/>
        <w:numPr>
          <w:ilvl w:val="0"/>
          <w:numId w:val="10"/>
        </w:numPr>
        <w:rPr>
          <w:rFonts w:hint="eastAsia" w:asciiTheme="majorEastAsia" w:hAnsiTheme="majorEastAsia" w:eastAsiaTheme="majorEastAsia"/>
          <w:sz w:val="28"/>
          <w:szCs w:val="28"/>
        </w:rPr>
      </w:pPr>
      <w:r>
        <w:rPr>
          <w:rFonts w:hint="eastAsia" w:asciiTheme="majorEastAsia" w:hAnsiTheme="majorEastAsia" w:eastAsiaTheme="majorEastAsia"/>
          <w:sz w:val="28"/>
          <w:szCs w:val="28"/>
        </w:rPr>
        <w:t>完全符合</w:t>
      </w:r>
    </w:p>
    <w:p w14:paraId="34340D66">
      <w:pPr>
        <w:rPr>
          <w:rFonts w:hint="eastAsia" w:asciiTheme="majorEastAsia" w:hAnsiTheme="majorEastAsia" w:eastAsia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/>
          <w:b/>
          <w:bCs/>
          <w:sz w:val="28"/>
          <w:szCs w:val="28"/>
        </w:rPr>
        <w:t>5. 这个任务激发了我的竞争欲望</w:t>
      </w:r>
    </w:p>
    <w:p w14:paraId="45596E56">
      <w:pPr>
        <w:pStyle w:val="33"/>
        <w:numPr>
          <w:ilvl w:val="0"/>
          <w:numId w:val="10"/>
        </w:numPr>
        <w:rPr>
          <w:rFonts w:hint="eastAsia" w:asciiTheme="majorEastAsia" w:hAnsiTheme="majorEastAsia" w:eastAsiaTheme="majorEastAsia"/>
          <w:sz w:val="28"/>
          <w:szCs w:val="28"/>
        </w:rPr>
      </w:pPr>
      <w:r>
        <w:rPr>
          <w:rFonts w:hint="eastAsia" w:asciiTheme="majorEastAsia" w:hAnsiTheme="majorEastAsia" w:eastAsiaTheme="majorEastAsia"/>
          <w:sz w:val="28"/>
          <w:szCs w:val="28"/>
        </w:rPr>
        <w:t>完全不符合</w:t>
      </w:r>
    </w:p>
    <w:p w14:paraId="12EAA094">
      <w:pPr>
        <w:pStyle w:val="33"/>
        <w:numPr>
          <w:ilvl w:val="0"/>
          <w:numId w:val="10"/>
        </w:numPr>
        <w:rPr>
          <w:rFonts w:hint="eastAsia" w:asciiTheme="majorEastAsia" w:hAnsiTheme="majorEastAsia" w:eastAsiaTheme="majorEastAsia"/>
          <w:sz w:val="28"/>
          <w:szCs w:val="28"/>
        </w:rPr>
      </w:pPr>
      <w:r>
        <w:rPr>
          <w:rFonts w:hint="eastAsia" w:asciiTheme="majorEastAsia" w:hAnsiTheme="majorEastAsia" w:eastAsiaTheme="majorEastAsia"/>
          <w:sz w:val="28"/>
          <w:szCs w:val="28"/>
        </w:rPr>
        <w:t>不太符合</w:t>
      </w:r>
    </w:p>
    <w:p w14:paraId="4E1EFE3E">
      <w:pPr>
        <w:pStyle w:val="33"/>
        <w:numPr>
          <w:ilvl w:val="0"/>
          <w:numId w:val="10"/>
        </w:numPr>
        <w:rPr>
          <w:rFonts w:hint="eastAsia" w:asciiTheme="majorEastAsia" w:hAnsiTheme="majorEastAsia" w:eastAsiaTheme="majorEastAsia"/>
          <w:sz w:val="28"/>
          <w:szCs w:val="28"/>
        </w:rPr>
      </w:pPr>
      <w:r>
        <w:rPr>
          <w:rFonts w:hint="eastAsia" w:asciiTheme="majorEastAsia" w:hAnsiTheme="majorEastAsia" w:eastAsiaTheme="majorEastAsia"/>
          <w:sz w:val="28"/>
          <w:szCs w:val="28"/>
        </w:rPr>
        <w:t>有点符合</w:t>
      </w:r>
    </w:p>
    <w:p w14:paraId="160C7E5F">
      <w:pPr>
        <w:pStyle w:val="33"/>
        <w:numPr>
          <w:ilvl w:val="0"/>
          <w:numId w:val="10"/>
        </w:numPr>
        <w:rPr>
          <w:rFonts w:hint="eastAsia" w:asciiTheme="majorEastAsia" w:hAnsiTheme="majorEastAsia" w:eastAsiaTheme="majorEastAsia"/>
          <w:sz w:val="28"/>
          <w:szCs w:val="28"/>
        </w:rPr>
      </w:pPr>
      <w:r>
        <w:rPr>
          <w:rFonts w:hint="eastAsia" w:asciiTheme="majorEastAsia" w:hAnsiTheme="majorEastAsia" w:eastAsiaTheme="majorEastAsia"/>
          <w:sz w:val="28"/>
          <w:szCs w:val="28"/>
        </w:rPr>
        <w:t>比较符合</w:t>
      </w:r>
    </w:p>
    <w:p w14:paraId="537EDFB8">
      <w:pPr>
        <w:pStyle w:val="33"/>
        <w:numPr>
          <w:ilvl w:val="0"/>
          <w:numId w:val="10"/>
        </w:numPr>
        <w:rPr>
          <w:rFonts w:hint="eastAsia" w:asciiTheme="majorEastAsia" w:hAnsiTheme="majorEastAsia" w:eastAsiaTheme="majorEastAsia"/>
          <w:sz w:val="28"/>
          <w:szCs w:val="28"/>
        </w:rPr>
      </w:pPr>
      <w:r>
        <w:rPr>
          <w:rFonts w:hint="eastAsia" w:asciiTheme="majorEastAsia" w:hAnsiTheme="majorEastAsia" w:eastAsiaTheme="majorEastAsia"/>
          <w:sz w:val="28"/>
          <w:szCs w:val="28"/>
        </w:rPr>
        <w:t>完全符合</w:t>
      </w:r>
    </w:p>
    <w:p w14:paraId="70BD4540">
      <w:pPr>
        <w:rPr>
          <w:rFonts w:hint="eastAsia" w:asciiTheme="majorEastAsia" w:hAnsiTheme="majorEastAsia" w:eastAsiaTheme="majorEastAsia"/>
          <w:b/>
          <w:bCs/>
          <w:sz w:val="28"/>
          <w:szCs w:val="28"/>
        </w:rPr>
      </w:pPr>
      <w:r>
        <w:rPr>
          <w:rFonts w:hint="eastAsia" w:asciiTheme="majorEastAsia" w:hAnsiTheme="majorEastAsia" w:eastAsiaTheme="majorEastAsia"/>
          <w:b/>
          <w:bCs/>
          <w:sz w:val="28"/>
          <w:szCs w:val="28"/>
        </w:rPr>
        <w:t>6. 我在完成任务中投入了很多精力</w:t>
      </w:r>
    </w:p>
    <w:p w14:paraId="6EEFC06E">
      <w:pPr>
        <w:pStyle w:val="33"/>
        <w:numPr>
          <w:ilvl w:val="0"/>
          <w:numId w:val="10"/>
        </w:numPr>
        <w:rPr>
          <w:rFonts w:hint="eastAsia" w:asciiTheme="majorEastAsia" w:hAnsiTheme="majorEastAsia" w:eastAsiaTheme="majorEastAsia"/>
          <w:sz w:val="28"/>
          <w:szCs w:val="28"/>
        </w:rPr>
      </w:pPr>
      <w:r>
        <w:rPr>
          <w:rFonts w:hint="eastAsia" w:asciiTheme="majorEastAsia" w:hAnsiTheme="majorEastAsia" w:eastAsiaTheme="majorEastAsia"/>
          <w:sz w:val="28"/>
          <w:szCs w:val="28"/>
        </w:rPr>
        <w:t>完全不符合</w:t>
      </w:r>
    </w:p>
    <w:p w14:paraId="7EB636C4">
      <w:pPr>
        <w:pStyle w:val="33"/>
        <w:numPr>
          <w:ilvl w:val="0"/>
          <w:numId w:val="10"/>
        </w:numPr>
        <w:rPr>
          <w:rFonts w:hint="eastAsia" w:asciiTheme="majorEastAsia" w:hAnsiTheme="majorEastAsia" w:eastAsiaTheme="majorEastAsia"/>
          <w:sz w:val="28"/>
          <w:szCs w:val="28"/>
        </w:rPr>
      </w:pPr>
      <w:r>
        <w:rPr>
          <w:rFonts w:hint="eastAsia" w:asciiTheme="majorEastAsia" w:hAnsiTheme="majorEastAsia" w:eastAsiaTheme="majorEastAsia"/>
          <w:sz w:val="28"/>
          <w:szCs w:val="28"/>
        </w:rPr>
        <w:t>不太符合</w:t>
      </w:r>
    </w:p>
    <w:p w14:paraId="2F5FF251">
      <w:pPr>
        <w:pStyle w:val="33"/>
        <w:numPr>
          <w:ilvl w:val="0"/>
          <w:numId w:val="10"/>
        </w:numPr>
        <w:rPr>
          <w:rFonts w:hint="eastAsia" w:asciiTheme="majorEastAsia" w:hAnsiTheme="majorEastAsia" w:eastAsiaTheme="majorEastAsia"/>
          <w:sz w:val="28"/>
          <w:szCs w:val="28"/>
        </w:rPr>
      </w:pPr>
      <w:r>
        <w:rPr>
          <w:rFonts w:hint="eastAsia" w:asciiTheme="majorEastAsia" w:hAnsiTheme="majorEastAsia" w:eastAsiaTheme="majorEastAsia"/>
          <w:sz w:val="28"/>
          <w:szCs w:val="28"/>
        </w:rPr>
        <w:t>有点符合</w:t>
      </w:r>
    </w:p>
    <w:p w14:paraId="0EDFE3AC">
      <w:pPr>
        <w:pStyle w:val="33"/>
        <w:numPr>
          <w:ilvl w:val="0"/>
          <w:numId w:val="10"/>
        </w:numPr>
        <w:rPr>
          <w:rFonts w:hint="eastAsia" w:asciiTheme="majorEastAsia" w:hAnsiTheme="majorEastAsia" w:eastAsiaTheme="majorEastAsia"/>
          <w:sz w:val="28"/>
          <w:szCs w:val="28"/>
        </w:rPr>
      </w:pPr>
      <w:r>
        <w:rPr>
          <w:rFonts w:hint="eastAsia" w:asciiTheme="majorEastAsia" w:hAnsiTheme="majorEastAsia" w:eastAsiaTheme="majorEastAsia"/>
          <w:sz w:val="28"/>
          <w:szCs w:val="28"/>
        </w:rPr>
        <w:t>比较符合</w:t>
      </w:r>
    </w:p>
    <w:p w14:paraId="3E2DF395">
      <w:pPr>
        <w:pStyle w:val="33"/>
        <w:numPr>
          <w:ilvl w:val="0"/>
          <w:numId w:val="10"/>
        </w:numPr>
        <w:rPr>
          <w:rFonts w:hint="eastAsia" w:asciiTheme="majorEastAsia" w:hAnsiTheme="majorEastAsia" w:eastAsiaTheme="majorEastAsia"/>
          <w:sz w:val="28"/>
          <w:szCs w:val="28"/>
        </w:rPr>
      </w:pPr>
      <w:r>
        <w:rPr>
          <w:rFonts w:hint="eastAsia" w:asciiTheme="majorEastAsia" w:hAnsiTheme="majorEastAsia" w:eastAsiaTheme="majorEastAsia"/>
          <w:sz w:val="28"/>
          <w:szCs w:val="28"/>
        </w:rPr>
        <w:t>完全符合</w:t>
      </w:r>
    </w:p>
    <w:p w14:paraId="6B8BD824">
      <w:pPr>
        <w:rPr>
          <w:rFonts w:hint="eastAsia" w:asciiTheme="majorEastAsia" w:hAnsiTheme="majorEastAsia" w:eastAsiaTheme="majorEastAsia"/>
          <w:sz w:val="28"/>
          <w:szCs w:val="28"/>
        </w:rPr>
      </w:pPr>
    </w:p>
    <w:sectPr>
      <w:pgSz w:w="11907" w:h="16840"/>
      <w:pgMar w:top="1985" w:right="1446" w:bottom="1644" w:left="1446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2" w:author="Hu Chuan-Peng" w:date="2026-07-15T00:42:00Z" w:initials="HC">
    <w:p w14:paraId="0E155C77">
      <w:pPr>
        <w:pStyle w:val="11"/>
      </w:pPr>
      <w:r>
        <w:rPr>
          <w:rFonts w:hint="eastAsia"/>
        </w:rPr>
        <w:t>之前过于关注策略，可能需要对其他方面也关注一下</w:t>
      </w:r>
    </w:p>
  </w:comment>
  <w:comment w:id="3" w:author="siyu wu" w:date="2026-07-16T10:50:00Z" w:initials="sw">
    <w:p w14:paraId="03E67A84">
      <w:pPr>
        <w:pStyle w:val="11"/>
      </w:pPr>
      <w:r>
        <w:rPr>
          <w:rFonts w:hint="eastAsia"/>
        </w:rPr>
        <w:t>好的，我把题项的顺序调整了一下。</w:t>
      </w:r>
    </w:p>
  </w:comment>
  <w:comment w:id="0" w:author="Hu Chuan-Peng" w:date="2026-07-17T20:36:00Z" w:initials="HC">
    <w:p w14:paraId="6B2D701A">
      <w:pPr>
        <w:pStyle w:val="11"/>
      </w:pPr>
      <w:r>
        <w:rPr>
          <w:rFonts w:hint="eastAsia"/>
        </w:rPr>
        <w:t>这些是我写给你看的，不适合</w:t>
      </w:r>
      <w:bookmarkStart w:id="0" w:name="_GoBack"/>
      <w:bookmarkEnd w:id="0"/>
      <w:r>
        <w:rPr>
          <w:rFonts w:hint="eastAsia"/>
        </w:rPr>
        <w:t>作为指导语。</w:t>
      </w:r>
    </w:p>
    <w:p w14:paraId="610BED95">
      <w:pPr>
        <w:pStyle w:val="11"/>
      </w:pPr>
    </w:p>
    <w:p w14:paraId="52033AB8">
      <w:pPr>
        <w:pStyle w:val="11"/>
      </w:pPr>
      <w:r>
        <w:rPr>
          <w:rFonts w:hint="eastAsia"/>
        </w:rPr>
        <w:t>指导语就说是为了更加深入了解他们完成任务中的认知过程。</w:t>
      </w:r>
    </w:p>
  </w:comment>
  <w:comment w:id="1" w:author="siyu wu" w:date="2026-07-20T14:06:00Z" w:initials="sw">
    <w:p w14:paraId="20BF005A">
      <w:pPr>
        <w:pStyle w:val="11"/>
      </w:pPr>
      <w:r>
        <w:rPr>
          <w:rFonts w:hint="eastAsia"/>
        </w:rPr>
        <w:t>好的</w:t>
      </w:r>
    </w:p>
  </w:comment>
  <w:comment w:id="4" w:author="siyu wu" w:date="2026-07-17T10:15:00Z" w:initials="sw">
    <w:p w14:paraId="7F4B6136">
      <w:pPr>
        <w:pStyle w:val="11"/>
      </w:pPr>
      <w:r>
        <w:rPr>
          <w:rFonts w:hint="eastAsia"/>
        </w:rPr>
        <w:t>这个只是用来我们区分维度，正式问卷中不会呈现。</w:t>
      </w:r>
    </w:p>
  </w:comment>
  <w:comment w:id="5" w:author="Hu Chuan-Peng" w:date="2026-07-17T20:37:00Z" w:initials="HC">
    <w:p w14:paraId="4E900D41">
      <w:pPr>
        <w:pStyle w:val="11"/>
      </w:pPr>
      <w:r>
        <w:rPr>
          <w:rFonts w:hint="eastAsia"/>
        </w:rPr>
        <w:t>这个是不是直接在每个分值下面标更好</w:t>
      </w:r>
    </w:p>
  </w:comment>
  <w:comment w:id="6" w:author="siyu wu" w:date="2026-07-20T14:06:00Z" w:initials="sw">
    <w:p w14:paraId="0D74939D">
      <w:pPr>
        <w:pStyle w:val="11"/>
      </w:pPr>
      <w:r>
        <w:rPr>
          <w:rFonts w:hint="eastAsia"/>
        </w:rPr>
        <w:t>是的，到时候会直接用jsPsych里面的插件</w:t>
      </w:r>
    </w:p>
  </w:comment>
  <w:comment w:id="7" w:author="Hu Chuan-Peng" w:date="2026-07-15T00:40:00Z" w:initials="HC">
    <w:p w14:paraId="6110AB0F">
      <w:pPr>
        <w:pStyle w:val="11"/>
      </w:pPr>
      <w:r>
        <w:rPr>
          <w:rFonts w:hint="eastAsia"/>
        </w:rPr>
        <w:t>对应上述的认知限制或者环境限制</w:t>
      </w:r>
    </w:p>
  </w:comment>
  <w:comment w:id="8" w:author="siyu wu" w:date="2026-07-17T09:50:00Z" w:initials="sw">
    <w:p w14:paraId="409AD3A2">
      <w:pPr>
        <w:pStyle w:val="11"/>
      </w:pPr>
      <w:r>
        <w:rPr>
          <w:rFonts w:hint="eastAsia"/>
        </w:rPr>
        <w:t>这个选项大概率不会有人选，因为刺激是一直呈现，直到做出反应。</w:t>
      </w:r>
    </w:p>
  </w:comment>
  <w:comment w:id="9" w:author="Hu Chuan-Peng" w:date="2026-07-17T20:39:00Z" w:initials="HC">
    <w:p w14:paraId="0EB5D029">
      <w:pPr>
        <w:pStyle w:val="11"/>
      </w:pPr>
      <w:r>
        <w:rPr>
          <w:rFonts w:hint="eastAsia"/>
        </w:rPr>
        <w:t>可以放为最后一个</w:t>
      </w:r>
    </w:p>
  </w:comment>
  <w:comment w:id="10" w:author="siyu wu" w:date="2026-07-20T14:08:00Z" w:initials="sw">
    <w:p w14:paraId="6FFF745B">
      <w:pPr>
        <w:pStyle w:val="11"/>
      </w:pPr>
      <w:r>
        <w:rPr>
          <w:rFonts w:hint="eastAsia"/>
        </w:rPr>
        <w:t>好的</w:t>
      </w:r>
    </w:p>
  </w:comment>
  <w:comment w:id="11" w:author="Hu Chuan-Peng" w:date="2026-07-15T00:40:00Z" w:initials="HC">
    <w:p w14:paraId="6AE7F298">
      <w:pPr>
        <w:pStyle w:val="11"/>
      </w:pPr>
      <w:r>
        <w:rPr>
          <w:rFonts w:hint="eastAsia"/>
        </w:rPr>
        <w:t>对应上述的认知限制或者环境限制</w:t>
      </w:r>
    </w:p>
  </w:comment>
  <w:comment w:id="12" w:author="Hu Chuan-Peng" w:date="2026-07-17T20:41:00Z" w:initials="HC">
    <w:p w14:paraId="6F6AEB15">
      <w:pPr>
        <w:pStyle w:val="11"/>
      </w:pPr>
      <w:r>
        <w:rPr>
          <w:rFonts w:hint="eastAsia"/>
        </w:rPr>
        <w:t>可能有点久了，被试不记得了？</w:t>
      </w:r>
    </w:p>
  </w:comment>
  <w:comment w:id="13" w:author="Hu Chuan-Peng" w:date="2026-07-16T14:03:00Z" w:initials="HC">
    <w:p w14:paraId="64E9E144">
      <w:pPr>
        <w:pStyle w:val="11"/>
      </w:pPr>
      <w:r>
        <w:rPr>
          <w:rFonts w:hint="eastAsia"/>
        </w:rPr>
        <w:t>分成三题，然后问9和1</w:t>
      </w:r>
      <w:r>
        <w:t>0</w:t>
      </w:r>
      <w:r>
        <w:rPr>
          <w:rFonts w:hint="eastAsia"/>
        </w:rPr>
        <w:t>，1</w:t>
      </w:r>
      <w:r>
        <w:t>1</w:t>
      </w:r>
      <w:r>
        <w:rPr>
          <w:rFonts w:hint="eastAsia"/>
        </w:rPr>
        <w:t>就不用问了？</w:t>
      </w:r>
    </w:p>
  </w:comment>
  <w:comment w:id="14" w:author="siyu wu" w:date="2026-07-17T09:21:00Z" w:initials="sw">
    <w:p w14:paraId="6CE5264A">
      <w:pPr>
        <w:pStyle w:val="11"/>
      </w:pPr>
      <w:r>
        <w:rPr>
          <w:rFonts w:hint="eastAsia"/>
        </w:rPr>
        <w:t>我到时候设置一下，“有”选了两个及以上呈现后面的14、15题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E155C77" w15:done="0"/>
  <w15:commentEx w15:paraId="03E67A84" w15:done="0" w15:paraIdParent="0E155C77"/>
  <w15:commentEx w15:paraId="52033AB8" w15:done="0"/>
  <w15:commentEx w15:paraId="20BF005A" w15:done="0" w15:paraIdParent="52033AB8"/>
  <w15:commentEx w15:paraId="7F4B6136" w15:done="0"/>
  <w15:commentEx w15:paraId="4E900D41" w15:done="0"/>
  <w15:commentEx w15:paraId="0D74939D" w15:done="0" w15:paraIdParent="4E900D41"/>
  <w15:commentEx w15:paraId="6110AB0F" w15:done="0"/>
  <w15:commentEx w15:paraId="409AD3A2" w15:done="0"/>
  <w15:commentEx w15:paraId="0EB5D029" w15:done="0" w15:paraIdParent="409AD3A2"/>
  <w15:commentEx w15:paraId="6FFF745B" w15:done="0" w15:paraIdParent="409AD3A2"/>
  <w15:commentEx w15:paraId="6AE7F298" w15:done="0"/>
  <w15:commentEx w15:paraId="6F6AEB15" w15:done="0"/>
  <w15:commentEx w15:paraId="64E9E144" w15:done="0"/>
  <w15:commentEx w15:paraId="6CE5264A" w15:done="0" w15:paraIdParent="64E9E144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C57937"/>
    <w:multiLevelType w:val="multilevel"/>
    <w:tmpl w:val="10C57937"/>
    <w:lvl w:ilvl="0" w:tentative="0">
      <w:start w:val="1"/>
      <w:numFmt w:val="bullet"/>
      <w:lvlText w:val=""/>
      <w:lvlJc w:val="left"/>
      <w:pPr>
        <w:ind w:left="8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0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40"/>
      </w:pPr>
      <w:rPr>
        <w:rFonts w:hint="default" w:ascii="Wingdings" w:hAnsi="Wingdings"/>
      </w:rPr>
    </w:lvl>
  </w:abstractNum>
  <w:abstractNum w:abstractNumId="1">
    <w:nsid w:val="140006AB"/>
    <w:multiLevelType w:val="multilevel"/>
    <w:tmpl w:val="140006AB"/>
    <w:lvl w:ilvl="0" w:tentative="0">
      <w:start w:val="1"/>
      <w:numFmt w:val="bullet"/>
      <w:lvlText w:val=""/>
      <w:lvlJc w:val="left"/>
      <w:pPr>
        <w:ind w:left="8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0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40"/>
      </w:pPr>
      <w:rPr>
        <w:rFonts w:hint="default" w:ascii="Wingdings" w:hAnsi="Wingdings"/>
      </w:rPr>
    </w:lvl>
  </w:abstractNum>
  <w:abstractNum w:abstractNumId="2">
    <w:nsid w:val="16311574"/>
    <w:multiLevelType w:val="multilevel"/>
    <w:tmpl w:val="16311574"/>
    <w:lvl w:ilvl="0" w:tentative="0">
      <w:start w:val="1"/>
      <w:numFmt w:val="bullet"/>
      <w:lvlText w:val=""/>
      <w:lvlJc w:val="left"/>
      <w:pPr>
        <w:ind w:left="8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0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40"/>
      </w:pPr>
      <w:rPr>
        <w:rFonts w:hint="default" w:ascii="Wingdings" w:hAnsi="Wingdings"/>
      </w:rPr>
    </w:lvl>
  </w:abstractNum>
  <w:abstractNum w:abstractNumId="3">
    <w:nsid w:val="25EE4B2F"/>
    <w:multiLevelType w:val="multilevel"/>
    <w:tmpl w:val="25EE4B2F"/>
    <w:lvl w:ilvl="0" w:tentative="0">
      <w:start w:val="1"/>
      <w:numFmt w:val="bullet"/>
      <w:lvlText w:val=""/>
      <w:lvlJc w:val="left"/>
      <w:pPr>
        <w:ind w:left="8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0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40"/>
      </w:pPr>
      <w:rPr>
        <w:rFonts w:hint="default" w:ascii="Wingdings" w:hAnsi="Wingdings"/>
      </w:rPr>
    </w:lvl>
  </w:abstractNum>
  <w:abstractNum w:abstractNumId="4">
    <w:nsid w:val="27563B1C"/>
    <w:multiLevelType w:val="multilevel"/>
    <w:tmpl w:val="27563B1C"/>
    <w:lvl w:ilvl="0" w:tentative="0">
      <w:start w:val="1"/>
      <w:numFmt w:val="bullet"/>
      <w:lvlText w:val=""/>
      <w:lvlJc w:val="left"/>
      <w:pPr>
        <w:ind w:left="8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0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40"/>
      </w:pPr>
      <w:rPr>
        <w:rFonts w:hint="default" w:ascii="Wingdings" w:hAnsi="Wingdings"/>
      </w:rPr>
    </w:lvl>
  </w:abstractNum>
  <w:abstractNum w:abstractNumId="5">
    <w:nsid w:val="27D67E88"/>
    <w:multiLevelType w:val="multilevel"/>
    <w:tmpl w:val="27D67E88"/>
    <w:lvl w:ilvl="0" w:tentative="0">
      <w:start w:val="1"/>
      <w:numFmt w:val="bullet"/>
      <w:lvlText w:val=""/>
      <w:lvlJc w:val="left"/>
      <w:pPr>
        <w:ind w:left="8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0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40"/>
      </w:pPr>
      <w:rPr>
        <w:rFonts w:hint="default" w:ascii="Wingdings" w:hAnsi="Wingdings"/>
      </w:rPr>
    </w:lvl>
  </w:abstractNum>
  <w:abstractNum w:abstractNumId="6">
    <w:nsid w:val="2D857F9D"/>
    <w:multiLevelType w:val="multilevel"/>
    <w:tmpl w:val="2D857F9D"/>
    <w:lvl w:ilvl="0" w:tentative="0">
      <w:start w:val="1"/>
      <w:numFmt w:val="bullet"/>
      <w:lvlText w:val=""/>
      <w:lvlJc w:val="left"/>
      <w:pPr>
        <w:ind w:left="8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0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40"/>
      </w:pPr>
      <w:rPr>
        <w:rFonts w:hint="default" w:ascii="Wingdings" w:hAnsi="Wingdings"/>
      </w:rPr>
    </w:lvl>
  </w:abstractNum>
  <w:abstractNum w:abstractNumId="7">
    <w:nsid w:val="30D34ECB"/>
    <w:multiLevelType w:val="multilevel"/>
    <w:tmpl w:val="30D34ECB"/>
    <w:lvl w:ilvl="0" w:tentative="0">
      <w:start w:val="1"/>
      <w:numFmt w:val="bullet"/>
      <w:lvlText w:val=""/>
      <w:lvlJc w:val="left"/>
      <w:pPr>
        <w:ind w:left="8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0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40"/>
      </w:pPr>
      <w:rPr>
        <w:rFonts w:hint="default" w:ascii="Wingdings" w:hAnsi="Wingdings"/>
      </w:rPr>
    </w:lvl>
  </w:abstractNum>
  <w:abstractNum w:abstractNumId="8">
    <w:nsid w:val="42F60AF7"/>
    <w:multiLevelType w:val="multilevel"/>
    <w:tmpl w:val="42F60AF7"/>
    <w:lvl w:ilvl="0" w:tentative="0">
      <w:start w:val="1"/>
      <w:numFmt w:val="bullet"/>
      <w:lvlText w:val=""/>
      <w:lvlJc w:val="left"/>
      <w:pPr>
        <w:ind w:left="8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0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40"/>
      </w:pPr>
      <w:rPr>
        <w:rFonts w:hint="default" w:ascii="Wingdings" w:hAnsi="Wingdings"/>
      </w:rPr>
    </w:lvl>
  </w:abstractNum>
  <w:abstractNum w:abstractNumId="9">
    <w:nsid w:val="6DA80D65"/>
    <w:multiLevelType w:val="multilevel"/>
    <w:tmpl w:val="6DA80D65"/>
    <w:lvl w:ilvl="0" w:tentative="0">
      <w:start w:val="1"/>
      <w:numFmt w:val="bullet"/>
      <w:lvlText w:val=""/>
      <w:lvlJc w:val="left"/>
      <w:pPr>
        <w:ind w:left="8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0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40"/>
      </w:pPr>
      <w:rPr>
        <w:rFonts w:hint="default" w:ascii="Wingdings" w:hAnsi="Wingdings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4"/>
  </w:num>
  <w:num w:numId="5">
    <w:abstractNumId w:val="8"/>
  </w:num>
  <w:num w:numId="6">
    <w:abstractNumId w:val="9"/>
  </w:num>
  <w:num w:numId="7">
    <w:abstractNumId w:val="2"/>
  </w:num>
  <w:num w:numId="8">
    <w:abstractNumId w:val="7"/>
  </w:num>
  <w:num w:numId="9">
    <w:abstractNumId w:val="6"/>
  </w:num>
  <w:num w:numId="10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Hu Chuan-Peng">
    <w15:presenceInfo w15:providerId="Windows Live" w15:userId="b3f3f6a417be6905"/>
  </w15:person>
  <w15:person w15:author="siyu wu">
    <w15:presenceInfo w15:providerId="Windows Live" w15:userId="fe54435c8db5db8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9AA"/>
    <w:rsid w:val="000A39D9"/>
    <w:rsid w:val="000C190F"/>
    <w:rsid w:val="00130FF7"/>
    <w:rsid w:val="001E107E"/>
    <w:rsid w:val="00265A66"/>
    <w:rsid w:val="0027209D"/>
    <w:rsid w:val="002B486F"/>
    <w:rsid w:val="002F1787"/>
    <w:rsid w:val="00335834"/>
    <w:rsid w:val="00345B14"/>
    <w:rsid w:val="00366A2E"/>
    <w:rsid w:val="003E2203"/>
    <w:rsid w:val="004046A7"/>
    <w:rsid w:val="00446A51"/>
    <w:rsid w:val="00497874"/>
    <w:rsid w:val="004F4ABD"/>
    <w:rsid w:val="005015B4"/>
    <w:rsid w:val="005468F7"/>
    <w:rsid w:val="00570AF0"/>
    <w:rsid w:val="005C3F28"/>
    <w:rsid w:val="0066028F"/>
    <w:rsid w:val="006B574F"/>
    <w:rsid w:val="007575A3"/>
    <w:rsid w:val="00762FC8"/>
    <w:rsid w:val="00775495"/>
    <w:rsid w:val="007A6241"/>
    <w:rsid w:val="00894D3F"/>
    <w:rsid w:val="008F0935"/>
    <w:rsid w:val="00903C42"/>
    <w:rsid w:val="009453BE"/>
    <w:rsid w:val="00975A3E"/>
    <w:rsid w:val="00976290"/>
    <w:rsid w:val="009A0E3C"/>
    <w:rsid w:val="009B5E2F"/>
    <w:rsid w:val="00A57F4C"/>
    <w:rsid w:val="00A962E4"/>
    <w:rsid w:val="00AA2F02"/>
    <w:rsid w:val="00B35E4A"/>
    <w:rsid w:val="00B66E93"/>
    <w:rsid w:val="00B7275B"/>
    <w:rsid w:val="00C368F5"/>
    <w:rsid w:val="00C72065"/>
    <w:rsid w:val="00D24049"/>
    <w:rsid w:val="00D61A46"/>
    <w:rsid w:val="00DD062C"/>
    <w:rsid w:val="00DE7595"/>
    <w:rsid w:val="00DF6994"/>
    <w:rsid w:val="00E359F3"/>
    <w:rsid w:val="00E46EF2"/>
    <w:rsid w:val="00E620DF"/>
    <w:rsid w:val="00EB59CA"/>
    <w:rsid w:val="00EC09AA"/>
    <w:rsid w:val="00EE3B94"/>
    <w:rsid w:val="00EE6149"/>
    <w:rsid w:val="00F173A2"/>
    <w:rsid w:val="00F642E0"/>
    <w:rsid w:val="00F65F4C"/>
    <w:rsid w:val="4F586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8"/>
      <w:szCs w:val="48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376092" w:themeColor="accent1" w:themeShade="BF"/>
      <w:sz w:val="28"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376092" w:themeColor="accent1" w:themeShade="BF"/>
      <w:sz w:val="24"/>
      <w:szCs w:val="24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376092" w:themeColor="accent1" w:themeShade="BF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39"/>
    <w:semiHidden/>
    <w:unhideWhenUsed/>
    <w:qFormat/>
    <w:uiPriority w:val="99"/>
    <w:rPr>
      <w:sz w:val="20"/>
      <w:szCs w:val="20"/>
    </w:rPr>
  </w:style>
  <w:style w:type="paragraph" w:styleId="12">
    <w:name w:val="footer"/>
    <w:basedOn w:val="1"/>
    <w:link w:val="4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41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0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9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6">
    <w:name w:val="annotation subject"/>
    <w:basedOn w:val="11"/>
    <w:next w:val="11"/>
    <w:link w:val="40"/>
    <w:semiHidden/>
    <w:unhideWhenUsed/>
    <w:qFormat/>
    <w:uiPriority w:val="99"/>
    <w:rPr>
      <w:b/>
      <w:bCs/>
    </w:rPr>
  </w:style>
  <w:style w:type="character" w:styleId="19">
    <w:name w:val="annotation reference"/>
    <w:basedOn w:val="18"/>
    <w:semiHidden/>
    <w:unhideWhenUsed/>
    <w:qFormat/>
    <w:uiPriority w:val="99"/>
    <w:rPr>
      <w:sz w:val="16"/>
      <w:szCs w:val="16"/>
    </w:rPr>
  </w:style>
  <w:style w:type="character" w:customStyle="1" w:styleId="20">
    <w:name w:val="标题 1 字符"/>
    <w:basedOn w:val="18"/>
    <w:link w:val="2"/>
    <w:uiPriority w:val="9"/>
    <w:rPr>
      <w:rFonts w:asciiTheme="majorHAnsi" w:hAnsiTheme="majorHAnsi" w:eastAsiaTheme="majorEastAsia" w:cstheme="majorBidi"/>
      <w:color w:val="376092" w:themeColor="accent1" w:themeShade="BF"/>
      <w:sz w:val="48"/>
      <w:szCs w:val="48"/>
    </w:rPr>
  </w:style>
  <w:style w:type="character" w:customStyle="1" w:styleId="21">
    <w:name w:val="标题 2 字符"/>
    <w:basedOn w:val="18"/>
    <w:link w:val="3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22">
    <w:name w:val="标题 3 字符"/>
    <w:basedOn w:val="18"/>
    <w:link w:val="4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23">
    <w:name w:val="标题 4 字符"/>
    <w:basedOn w:val="18"/>
    <w:link w:val="5"/>
    <w:semiHidden/>
    <w:qFormat/>
    <w:uiPriority w:val="9"/>
    <w:rPr>
      <w:rFonts w:cstheme="majorBidi"/>
      <w:color w:val="376092" w:themeColor="accent1" w:themeShade="BF"/>
      <w:sz w:val="28"/>
      <w:szCs w:val="28"/>
    </w:rPr>
  </w:style>
  <w:style w:type="character" w:customStyle="1" w:styleId="24">
    <w:name w:val="标题 5 字符"/>
    <w:basedOn w:val="18"/>
    <w:link w:val="6"/>
    <w:semiHidden/>
    <w:qFormat/>
    <w:uiPriority w:val="9"/>
    <w:rPr>
      <w:rFonts w:cstheme="majorBidi"/>
      <w:color w:val="376092" w:themeColor="accent1" w:themeShade="BF"/>
      <w:sz w:val="24"/>
      <w:szCs w:val="24"/>
    </w:rPr>
  </w:style>
  <w:style w:type="character" w:customStyle="1" w:styleId="25">
    <w:name w:val="标题 6 字符"/>
    <w:basedOn w:val="18"/>
    <w:link w:val="7"/>
    <w:semiHidden/>
    <w:uiPriority w:val="9"/>
    <w:rPr>
      <w:rFonts w:cstheme="majorBidi"/>
      <w:b/>
      <w:bCs/>
      <w:color w:val="376092" w:themeColor="accent1" w:themeShade="BF"/>
    </w:rPr>
  </w:style>
  <w:style w:type="character" w:customStyle="1" w:styleId="26">
    <w:name w:val="标题 7 字符"/>
    <w:basedOn w:val="18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副标题 字符"/>
    <w:basedOn w:val="18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引用 字符"/>
    <w:basedOn w:val="18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8"/>
    <w:qFormat/>
    <w:uiPriority w:val="21"/>
    <w:rPr>
      <w:i/>
      <w:iCs/>
      <w:color w:val="37609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6">
    <w:name w:val="明显引用 字符"/>
    <w:basedOn w:val="18"/>
    <w:link w:val="35"/>
    <w:qFormat/>
    <w:uiPriority w:val="30"/>
    <w:rPr>
      <w:i/>
      <w:iCs/>
      <w:color w:val="376092" w:themeColor="accent1" w:themeShade="BF"/>
    </w:rPr>
  </w:style>
  <w:style w:type="character" w:customStyle="1" w:styleId="37">
    <w:name w:val="Intense Reference"/>
    <w:basedOn w:val="18"/>
    <w:qFormat/>
    <w:uiPriority w:val="32"/>
    <w:rPr>
      <w:b/>
      <w:bCs/>
      <w:smallCaps/>
      <w:color w:val="376092" w:themeColor="accent1" w:themeShade="BF"/>
      <w:spacing w:val="5"/>
    </w:rPr>
  </w:style>
  <w:style w:type="paragraph" w:customStyle="1" w:styleId="38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39">
    <w:name w:val="批注文字 字符"/>
    <w:basedOn w:val="18"/>
    <w:link w:val="11"/>
    <w:semiHidden/>
    <w:qFormat/>
    <w:uiPriority w:val="99"/>
    <w:rPr>
      <w:sz w:val="20"/>
      <w:szCs w:val="20"/>
    </w:rPr>
  </w:style>
  <w:style w:type="character" w:customStyle="1" w:styleId="40">
    <w:name w:val="批注主题 字符"/>
    <w:basedOn w:val="39"/>
    <w:link w:val="16"/>
    <w:semiHidden/>
    <w:qFormat/>
    <w:uiPriority w:val="99"/>
    <w:rPr>
      <w:b/>
      <w:bCs/>
      <w:sz w:val="20"/>
      <w:szCs w:val="20"/>
    </w:rPr>
  </w:style>
  <w:style w:type="character" w:customStyle="1" w:styleId="41">
    <w:name w:val="页眉 字符"/>
    <w:basedOn w:val="18"/>
    <w:link w:val="13"/>
    <w:qFormat/>
    <w:uiPriority w:val="99"/>
    <w:rPr>
      <w:sz w:val="18"/>
      <w:szCs w:val="18"/>
    </w:rPr>
  </w:style>
  <w:style w:type="character" w:customStyle="1" w:styleId="42">
    <w:name w:val="页脚 字符"/>
    <w:basedOn w:val="18"/>
    <w:link w:val="1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336</Words>
  <Characters>360</Characters>
  <Lines>10</Lines>
  <Paragraphs>3</Paragraphs>
  <TotalTime>2748</TotalTime>
  <ScaleCrop>false</ScaleCrop>
  <LinksUpToDate>false</LinksUpToDate>
  <CharactersWithSpaces>378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2026-07-14T03:14:00Z</dcterms:created>
  <dc:creator>siyu wu</dc:creator>
  <cp:lastModifiedBy>蔡振辛</cp:lastModifiedBy>
  <dcterms:modified xsi:type="dcterms:W3CDTF">2026-10-12T01:50:15Z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F36A1277123449EDB44B2C38A5785EEA_13</vt:lpwstr>
  </property>
</Properties>
</file>